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D854A" w14:textId="024F316E" w:rsidR="00F23F2D" w:rsidRDefault="00BE39FA" w:rsidP="00205143">
      <w:pPr>
        <w:tabs>
          <w:tab w:val="left" w:pos="0"/>
        </w:tabs>
      </w:pPr>
      <w:r>
        <w:rPr>
          <w:noProof/>
        </w:rPr>
        <w:drawing>
          <wp:anchor distT="0" distB="0" distL="114300" distR="114300" simplePos="0" relativeHeight="251658244" behindDoc="0" locked="0" layoutInCell="1" allowOverlap="1" wp14:anchorId="067137B7" wp14:editId="6103FAB6">
            <wp:simplePos x="0" y="0"/>
            <wp:positionH relativeFrom="margin">
              <wp:align>center</wp:align>
            </wp:positionH>
            <wp:positionV relativeFrom="paragraph">
              <wp:posOffset>314</wp:posOffset>
            </wp:positionV>
            <wp:extent cx="5434965" cy="1060704"/>
            <wp:effectExtent l="0" t="0" r="0" b="6350"/>
            <wp:wrapSquare wrapText="bothSides"/>
            <wp:docPr id="17" name="Imagen 17">
              <a:extLst xmlns:a="http://schemas.openxmlformats.org/drawingml/2006/main">
                <a:ext uri="{FF2B5EF4-FFF2-40B4-BE49-F238E27FC236}">
                  <a16:creationId xmlns:a16="http://schemas.microsoft.com/office/drawing/2014/main" id="{952B82B3-F3A3-4BCF-A31A-D414C51762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34965" cy="1060704"/>
                    </a:xfrm>
                    <a:prstGeom prst="rect">
                      <a:avLst/>
                    </a:prstGeom>
                    <a:noFill/>
                  </pic:spPr>
                </pic:pic>
              </a:graphicData>
            </a:graphic>
          </wp:anchor>
        </w:drawing>
      </w:r>
    </w:p>
    <w:p w14:paraId="28C1DB7E" w14:textId="3F4C3C9F" w:rsidR="00205143" w:rsidRDefault="00BE39FA" w:rsidP="00F23F2D">
      <w:r>
        <w:rPr>
          <w:noProof/>
        </w:rPr>
        <mc:AlternateContent>
          <mc:Choice Requires="wps">
            <w:drawing>
              <wp:anchor distT="0" distB="0" distL="114300" distR="114300" simplePos="0" relativeHeight="251658240" behindDoc="0" locked="0" layoutInCell="1" allowOverlap="1" wp14:anchorId="61258C52" wp14:editId="577546E1">
                <wp:simplePos x="0" y="0"/>
                <wp:positionH relativeFrom="column">
                  <wp:posOffset>17714</wp:posOffset>
                </wp:positionH>
                <wp:positionV relativeFrom="paragraph">
                  <wp:posOffset>10791</wp:posOffset>
                </wp:positionV>
                <wp:extent cx="55616" cy="8666983"/>
                <wp:effectExtent l="0" t="0" r="20955" b="20320"/>
                <wp:wrapNone/>
                <wp:docPr id="13" name="Rectángulo 13">
                  <a:extLst xmlns:a="http://schemas.openxmlformats.org/drawingml/2006/main">
                    <a:ext uri="{FF2B5EF4-FFF2-40B4-BE49-F238E27FC236}">
                      <a16:creationId xmlns:a16="http://schemas.microsoft.com/office/drawing/2014/main" id="{D7E9CE99-BEE7-407F-815C-22525CF27744}"/>
                    </a:ext>
                  </a:extLst>
                </wp:docPr>
                <wp:cNvGraphicFramePr/>
                <a:graphic xmlns:a="http://schemas.openxmlformats.org/drawingml/2006/main">
                  <a:graphicData uri="http://schemas.microsoft.com/office/word/2010/wordprocessingShape">
                    <wps:wsp>
                      <wps:cNvSpPr/>
                      <wps:spPr>
                        <a:xfrm>
                          <a:off x="0" y="0"/>
                          <a:ext cx="55616" cy="8666983"/>
                        </a:xfrm>
                        <a:prstGeom prst="rect">
                          <a:avLst/>
                        </a:prstGeom>
                        <a:solidFill>
                          <a:schemeClr val="bg2">
                            <a:lumMod val="5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18C4A" id="Rectángulo 13" o:spid="_x0000_s1026" style="position:absolute;margin-left:1.4pt;margin-top:.85pt;width:4.4pt;height:682.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" fillcolor="#747070 [1614]" strokecolor="#747070 [1614]" strokeweight="1pt"/>
            </w:pict>
          </mc:Fallback>
        </mc:AlternateContent>
      </w:r>
      <w:r w:rsidR="007604B8">
        <w:rPr>
          <w:noProof/>
        </w:rPr>
        <mc:AlternateContent>
          <mc:Choice Requires="wps">
            <w:drawing>
              <wp:anchor distT="0" distB="0" distL="114300" distR="114300" simplePos="0" relativeHeight="251658245" behindDoc="0" locked="0" layoutInCell="1" allowOverlap="1" wp14:anchorId="23D937EF" wp14:editId="38E25CF4">
                <wp:simplePos x="0" y="0"/>
                <wp:positionH relativeFrom="column">
                  <wp:posOffset>-147955</wp:posOffset>
                </wp:positionH>
                <wp:positionV relativeFrom="paragraph">
                  <wp:posOffset>87400</wp:posOffset>
                </wp:positionV>
                <wp:extent cx="55616" cy="8666983"/>
                <wp:effectExtent l="0" t="0" r="20955" b="20320"/>
                <wp:wrapNone/>
                <wp:docPr id="12" name="Rectángulo 12">
                  <a:extLst xmlns:a="http://schemas.openxmlformats.org/drawingml/2006/main">
                    <a:ext uri="{FF2B5EF4-FFF2-40B4-BE49-F238E27FC236}">
                      <a16:creationId xmlns:a16="http://schemas.microsoft.com/office/drawing/2014/main" id="{5BFC2DC4-0561-42DC-9718-4BF4C97D86F9}"/>
                    </a:ext>
                  </a:extLst>
                </wp:docPr>
                <wp:cNvGraphicFramePr/>
                <a:graphic xmlns:a="http://schemas.openxmlformats.org/drawingml/2006/main">
                  <a:graphicData uri="http://schemas.microsoft.com/office/word/2010/wordprocessingShape">
                    <wps:wsp>
                      <wps:cNvSpPr/>
                      <wps:spPr>
                        <a:xfrm>
                          <a:off x="0" y="0"/>
                          <a:ext cx="55616" cy="8666983"/>
                        </a:xfrm>
                        <a:prstGeom prst="rect">
                          <a:avLst/>
                        </a:prstGeom>
                        <a:solidFill>
                          <a:srgbClr val="8E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F969FB" id="Rectángulo 12" o:spid="_x0000_s1026" style="position:absolute;margin-left:-11.65pt;margin-top:6.9pt;width:4.4pt;height:682.4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" fillcolor="#8e0000" strokecolor="#c00000" strokeweight="1pt"/>
            </w:pict>
          </mc:Fallback>
        </mc:AlternateContent>
      </w:r>
      <w:r w:rsidR="00454D88">
        <w:t xml:space="preserve">            </w:t>
      </w:r>
    </w:p>
    <w:p w14:paraId="300E357C" w14:textId="77777777" w:rsidR="00205143" w:rsidRDefault="00205143" w:rsidP="00205143">
      <w:r>
        <w:rPr>
          <w:noProof/>
        </w:rPr>
        <w:drawing>
          <wp:anchor distT="0" distB="0" distL="114300" distR="114300" simplePos="0" relativeHeight="251658243" behindDoc="0" locked="0" layoutInCell="1" allowOverlap="1" wp14:anchorId="3F8DCF92" wp14:editId="3E60E988">
            <wp:simplePos x="0" y="0"/>
            <wp:positionH relativeFrom="margin">
              <wp:align>center</wp:align>
            </wp:positionH>
            <wp:positionV relativeFrom="paragraph">
              <wp:posOffset>28575</wp:posOffset>
            </wp:positionV>
            <wp:extent cx="5067300" cy="2305050"/>
            <wp:effectExtent l="0" t="0" r="0" b="0"/>
            <wp:wrapSquare wrapText="bothSides"/>
            <wp:docPr id="2" name="Imagen 2" descr="Todos los cursos - PARESS - Plataforma Educativa">
              <a:extLst xmlns:a="http://schemas.openxmlformats.org/drawingml/2006/main">
                <a:ext uri="{FF2B5EF4-FFF2-40B4-BE49-F238E27FC236}">
                  <a16:creationId xmlns:a16="http://schemas.microsoft.com/office/drawing/2014/main" id="{052F560E-B612-496C-9793-C5FE0F9024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dos los cursos - PARESS - Plataforma Educativ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7300" cy="2305050"/>
                    </a:xfrm>
                    <a:prstGeom prst="rect">
                      <a:avLst/>
                    </a:prstGeom>
                    <a:noFill/>
                    <a:ln>
                      <a:noFill/>
                    </a:ln>
                  </pic:spPr>
                </pic:pic>
              </a:graphicData>
            </a:graphic>
            <wp14:sizeRelV relativeFrom="margin">
              <wp14:pctHeight>0</wp14:pctHeight>
            </wp14:sizeRelV>
          </wp:anchor>
        </w:drawing>
      </w:r>
    </w:p>
    <w:p w14:paraId="2C269F2E" w14:textId="77777777" w:rsidR="00205143" w:rsidRPr="0074075A" w:rsidRDefault="00205143" w:rsidP="00205143">
      <w:pPr>
        <w:ind w:left="-142" w:firstLine="142"/>
        <w:rPr>
          <w:sz w:val="56"/>
          <w:szCs w:val="56"/>
        </w:rPr>
      </w:pPr>
      <w:r>
        <w:t xml:space="preserve">                                    </w:t>
      </w:r>
    </w:p>
    <w:p w14:paraId="60B565FA" w14:textId="77777777" w:rsidR="00205143" w:rsidRDefault="00205143" w:rsidP="00205143">
      <w:pPr>
        <w:ind w:left="-142" w:firstLine="142"/>
      </w:pPr>
    </w:p>
    <w:p w14:paraId="2A15FF7D" w14:textId="77777777" w:rsidR="00205143" w:rsidRDefault="00205143" w:rsidP="00205143">
      <w:pPr>
        <w:ind w:left="-142" w:firstLine="142"/>
      </w:pPr>
    </w:p>
    <w:p w14:paraId="28F725D2" w14:textId="77777777" w:rsidR="00205143" w:rsidRDefault="00205143" w:rsidP="00205143">
      <w:pPr>
        <w:ind w:left="-142" w:firstLine="142"/>
      </w:pPr>
    </w:p>
    <w:p w14:paraId="2C72A0BD" w14:textId="7C5D030E" w:rsidR="00205143" w:rsidRDefault="00205143" w:rsidP="00205143">
      <w:pPr>
        <w:ind w:left="-142" w:firstLine="142"/>
      </w:pPr>
    </w:p>
    <w:p w14:paraId="448D3605" w14:textId="5F9AFDC6" w:rsidR="00205143" w:rsidRDefault="00205143" w:rsidP="00205143">
      <w:pPr>
        <w:tabs>
          <w:tab w:val="left" w:pos="1680"/>
        </w:tabs>
        <w:ind w:left="-142" w:firstLine="142"/>
      </w:pPr>
      <w:r>
        <w:tab/>
      </w:r>
    </w:p>
    <w:p w14:paraId="785E42F7" w14:textId="2ACF0752" w:rsidR="00205143" w:rsidRDefault="00205143" w:rsidP="00205143">
      <w:pPr>
        <w:ind w:left="-142" w:firstLine="142"/>
      </w:pPr>
      <w:r>
        <w:rPr>
          <w:noProof/>
        </w:rPr>
        <mc:AlternateContent>
          <mc:Choice Requires="wps">
            <w:drawing>
              <wp:anchor distT="0" distB="0" distL="114300" distR="114300" simplePos="0" relativeHeight="251658242" behindDoc="0" locked="0" layoutInCell="1" allowOverlap="1" wp14:anchorId="26EBE9EA" wp14:editId="568FC7BC">
                <wp:simplePos x="0" y="0"/>
                <wp:positionH relativeFrom="margin">
                  <wp:posOffset>524740</wp:posOffset>
                </wp:positionH>
                <wp:positionV relativeFrom="paragraph">
                  <wp:posOffset>77372</wp:posOffset>
                </wp:positionV>
                <wp:extent cx="6034663" cy="1371600"/>
                <wp:effectExtent l="0" t="0" r="23495" b="19050"/>
                <wp:wrapNone/>
                <wp:docPr id="16" name="Cuadro de texto 16">
                  <a:extLst xmlns:a="http://schemas.openxmlformats.org/drawingml/2006/main">
                    <a:ext uri="{FF2B5EF4-FFF2-40B4-BE49-F238E27FC236}">
                      <a16:creationId xmlns:a16="http://schemas.microsoft.com/office/drawing/2014/main" id="{D347BC71-66C4-43B5-A461-C064138B911C}"/>
                    </a:ext>
                  </a:extLst>
                </wp:docPr>
                <wp:cNvGraphicFramePr/>
                <a:graphic xmlns:a="http://schemas.openxmlformats.org/drawingml/2006/main">
                  <a:graphicData uri="http://schemas.microsoft.com/office/word/2010/wordprocessingShape">
                    <wps:wsp>
                      <wps:cNvSpPr txBox="1"/>
                      <wps:spPr>
                        <a:xfrm>
                          <a:off x="0" y="0"/>
                          <a:ext cx="6034663" cy="1371600"/>
                        </a:xfrm>
                        <a:prstGeom prst="rect">
                          <a:avLst/>
                        </a:prstGeom>
                        <a:solidFill>
                          <a:schemeClr val="lt1"/>
                        </a:solidFill>
                        <a:ln w="6350">
                          <a:solidFill>
                            <a:schemeClr val="bg1"/>
                          </a:solidFill>
                        </a:ln>
                      </wps:spPr>
                      <wps:txbx>
                        <w:txbxContent>
                          <w:p w14:paraId="708EA494" w14:textId="2C55D50E" w:rsidR="00205143" w:rsidRPr="00767003" w:rsidRDefault="00205143" w:rsidP="00205143">
                            <w:pPr>
                              <w:ind w:left="-142"/>
                              <w:rPr>
                                <w:rFonts w:ascii="Bernard MT Condensed" w:hAnsi="Bernard MT Condensed" w:cstheme="minorHAnsi"/>
                                <w:sz w:val="144"/>
                                <w:szCs w:val="144"/>
                              </w:rPr>
                            </w:pPr>
                            <w:r w:rsidRPr="00767003">
                              <w:rPr>
                                <w:sz w:val="24"/>
                                <w:szCs w:val="24"/>
                              </w:rPr>
                              <w:t xml:space="preserve"> </w:t>
                            </w:r>
                            <w:r w:rsidR="002875A1">
                              <w:rPr>
                                <w:rFonts w:ascii="Bernard MT Condensed" w:hAnsi="Bernard MT Condensed" w:cstheme="minorHAnsi"/>
                                <w:sz w:val="144"/>
                                <w:szCs w:val="144"/>
                              </w:rPr>
                              <w:t>SEGUNDO</w:t>
                            </w:r>
                            <w:r w:rsidR="00767003" w:rsidRPr="00767003">
                              <w:rPr>
                                <w:rFonts w:ascii="Bernard MT Condensed" w:hAnsi="Bernard MT Condensed" w:cstheme="minorHAnsi"/>
                                <w:sz w:val="144"/>
                                <w:szCs w:val="144"/>
                              </w:rPr>
                              <w:t xml:space="preserve"> AVANCE </w:t>
                            </w:r>
                            <w:r w:rsidRPr="00767003">
                              <w:rPr>
                                <w:rFonts w:ascii="Bernard MT Condensed" w:hAnsi="Bernard MT Condensed" w:cstheme="minorHAnsi"/>
                                <w:sz w:val="144"/>
                                <w:szCs w:val="144"/>
                              </w:rPr>
                              <w:t xml:space="preserve">                       </w:t>
                            </w:r>
                          </w:p>
                          <w:p w14:paraId="2B4CA306" w14:textId="77777777" w:rsidR="00205143" w:rsidRPr="00767003" w:rsidRDefault="00205143" w:rsidP="00205143">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EBE9EA" id="_x0000_t202" coordsize="21600,21600" o:spt="202" path="m,l,21600r21600,l21600,xe">
                <v:stroke joinstyle="miter"/>
                <v:path gradientshapeok="t" o:connecttype="rect"/>
              </v:shapetype>
              <v:shape id="Cuadro de texto 16" o:spid="_x0000_s1026" type="#_x0000_t202" style="position:absolute;left:0;text-align:left;margin-left:41.3pt;margin-top:6.1pt;width:475.15pt;height:108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" fillcolor="white [3201]" strokecolor="white [3212]" strokeweight=".5pt">
                <v:textbox>
                  <w:txbxContent>
                    <w:p w14:paraId="708EA494" w14:textId="2C55D50E" w:rsidR="00205143" w:rsidRPr="00767003" w:rsidRDefault="00205143" w:rsidP="00205143">
                      <w:pPr>
                        <w:ind w:left="-142"/>
                        <w:rPr>
                          <w:rFonts w:ascii="Bernard MT Condensed" w:hAnsi="Bernard MT Condensed" w:cstheme="minorHAnsi"/>
                          <w:sz w:val="144"/>
                          <w:szCs w:val="144"/>
                        </w:rPr>
                      </w:pPr>
                      <w:r w:rsidRPr="00767003">
                        <w:rPr>
                          <w:sz w:val="24"/>
                          <w:szCs w:val="24"/>
                        </w:rPr>
                        <w:t xml:space="preserve"> </w:t>
                      </w:r>
                      <w:r w:rsidR="002875A1">
                        <w:rPr>
                          <w:rFonts w:ascii="Bernard MT Condensed" w:hAnsi="Bernard MT Condensed" w:cstheme="minorHAnsi"/>
                          <w:sz w:val="144"/>
                          <w:szCs w:val="144"/>
                        </w:rPr>
                        <w:t>SEGUNDO</w:t>
                      </w:r>
                      <w:r w:rsidR="00767003" w:rsidRPr="00767003">
                        <w:rPr>
                          <w:rFonts w:ascii="Bernard MT Condensed" w:hAnsi="Bernard MT Condensed" w:cstheme="minorHAnsi"/>
                          <w:sz w:val="144"/>
                          <w:szCs w:val="144"/>
                        </w:rPr>
                        <w:t xml:space="preserve"> AVANCE </w:t>
                      </w:r>
                      <w:r w:rsidRPr="00767003">
                        <w:rPr>
                          <w:rFonts w:ascii="Bernard MT Condensed" w:hAnsi="Bernard MT Condensed" w:cstheme="minorHAnsi"/>
                          <w:sz w:val="144"/>
                          <w:szCs w:val="144"/>
                        </w:rPr>
                        <w:t xml:space="preserve">                       </w:t>
                      </w:r>
                    </w:p>
                    <w:p w14:paraId="2B4CA306" w14:textId="77777777" w:rsidR="00205143" w:rsidRPr="00767003" w:rsidRDefault="00205143" w:rsidP="00205143">
                      <w:pPr>
                        <w:rPr>
                          <w:sz w:val="24"/>
                          <w:szCs w:val="24"/>
                        </w:rPr>
                      </w:pPr>
                    </w:p>
                  </w:txbxContent>
                </v:textbox>
                <w10:wrap anchorx="margin"/>
              </v:shape>
            </w:pict>
          </mc:Fallback>
        </mc:AlternateContent>
      </w:r>
    </w:p>
    <w:p w14:paraId="533C062D" w14:textId="3A8210E5" w:rsidR="00205143" w:rsidRDefault="00205143" w:rsidP="00205143">
      <w:pPr>
        <w:ind w:left="-142" w:firstLine="142"/>
      </w:pPr>
    </w:p>
    <w:p w14:paraId="40C5BD58" w14:textId="77777777" w:rsidR="00205143" w:rsidRDefault="00205143" w:rsidP="00205143">
      <w:pPr>
        <w:ind w:left="-142" w:firstLine="142"/>
      </w:pPr>
      <w:r>
        <w:t xml:space="preserve">                          </w:t>
      </w:r>
    </w:p>
    <w:p w14:paraId="7CFDC05E" w14:textId="77777777" w:rsidR="00205143" w:rsidRDefault="00205143" w:rsidP="00205143">
      <w:pPr>
        <w:ind w:left="-142" w:firstLine="142"/>
      </w:pPr>
      <w:r>
        <w:t xml:space="preserve">                         </w:t>
      </w:r>
    </w:p>
    <w:p w14:paraId="2DC9C977" w14:textId="77777777" w:rsidR="00205143" w:rsidRDefault="00205143" w:rsidP="00205143">
      <w:r>
        <w:t xml:space="preserve">                         </w:t>
      </w:r>
    </w:p>
    <w:p w14:paraId="0C312675" w14:textId="3EEA8879" w:rsidR="00594EFB" w:rsidRDefault="00205143" w:rsidP="00594EFB">
      <w:pPr>
        <w:ind w:left="-142" w:firstLine="142"/>
      </w:pPr>
      <w:r>
        <w:t xml:space="preserve">                      </w:t>
      </w:r>
    </w:p>
    <w:p w14:paraId="6B867448" w14:textId="3BD3FB35" w:rsidR="00932A2E" w:rsidRDefault="00594EFB" w:rsidP="00594EFB">
      <w:pPr>
        <w:ind w:left="-142" w:firstLine="142"/>
      </w:pPr>
      <w:r>
        <w:t xml:space="preserve">         </w:t>
      </w:r>
      <w:r w:rsidRPr="008F153F">
        <w:rPr>
          <w:color w:val="C00000"/>
        </w:rPr>
        <w:t xml:space="preserve">              </w:t>
      </w:r>
      <w:ins w:id="0" w:author="Microsoft Word" w:date="2026-03-30T21:28:00Z">
        <w:r w:rsidR="00205143" w:rsidRPr="008F153F">
          <w:rPr>
            <w:color w:val="C00000"/>
          </w:rPr>
          <w:t xml:space="preserve"> </w:t>
        </w:r>
      </w:ins>
      <w:r w:rsidR="00205143" w:rsidRPr="00932A2E">
        <w:rPr>
          <w:noProof/>
          <w:color w:val="000000" w:themeColor="text1"/>
        </w:rPr>
        <mc:AlternateContent>
          <mc:Choice Requires="wps">
            <w:drawing>
              <wp:anchor distT="0" distB="0" distL="114300" distR="114300" simplePos="0" relativeHeight="251658241" behindDoc="0" locked="0" layoutInCell="1" allowOverlap="1" wp14:anchorId="348C41BC" wp14:editId="03C28A44">
                <wp:simplePos x="0" y="0"/>
                <wp:positionH relativeFrom="column">
                  <wp:posOffset>5576253</wp:posOffset>
                </wp:positionH>
                <wp:positionV relativeFrom="paragraph">
                  <wp:posOffset>122872</wp:posOffset>
                </wp:positionV>
                <wp:extent cx="144000" cy="6228000"/>
                <wp:effectExtent l="0" t="2051368" r="0" b="2053272"/>
                <wp:wrapNone/>
                <wp:docPr id="15" name="Rectángulo 15">
                  <a:extLst xmlns:a="http://schemas.openxmlformats.org/drawingml/2006/main">
                    <a:ext uri="{FF2B5EF4-FFF2-40B4-BE49-F238E27FC236}">
                      <a16:creationId xmlns:a16="http://schemas.microsoft.com/office/drawing/2014/main" id="{6E5B8B22-2D11-4440-B951-9D0172F1EF5F}"/>
                    </a:ext>
                  </a:extLst>
                </wp:docPr>
                <wp:cNvGraphicFramePr/>
                <a:graphic xmlns:a="http://schemas.openxmlformats.org/drawingml/2006/main">
                  <a:graphicData uri="http://schemas.microsoft.com/office/word/2010/wordprocessingShape">
                    <wps:wsp>
                      <wps:cNvSpPr/>
                      <wps:spPr>
                        <a:xfrm rot="2930950">
                          <a:off x="0" y="0"/>
                          <a:ext cx="144000" cy="6228000"/>
                        </a:xfrm>
                        <a:prstGeom prst="rect">
                          <a:avLst/>
                        </a:prstGeom>
                        <a:solidFill>
                          <a:schemeClr val="bg2">
                            <a:lumMod val="5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4BCE51" id="Rectángulo 15" o:spid="_x0000_s1026" style="position:absolute;margin-left:439.1pt;margin-top:9.65pt;width:11.35pt;height:490.4pt;rotation:3201379fd;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" fillcolor="#747070 [1614]" strokecolor="#747070 [1614]" strokeweight="1pt"/>
            </w:pict>
          </mc:Fallback>
        </mc:AlternateContent>
      </w:r>
      <w:ins w:id="1" w:author="Microsoft Word" w:date="2026-03-30T21:28:00Z">
        <w:r w:rsidR="00DF0DD3" w:rsidRPr="00932A2E">
          <w:rPr>
            <w:b/>
            <w:color w:val="000000" w:themeColor="text1"/>
          </w:rPr>
          <w:t xml:space="preserve">FECHA DE ENTREGA: </w:t>
        </w:r>
      </w:ins>
      <w:r w:rsidR="0083401D">
        <w:rPr>
          <w:color w:val="000000" w:themeColor="text1"/>
          <w:u w:val="single"/>
        </w:rPr>
        <w:t>30</w:t>
      </w:r>
      <w:r w:rsidR="00A71609" w:rsidRPr="00932A2E">
        <w:rPr>
          <w:color w:val="000000" w:themeColor="text1"/>
        </w:rPr>
        <w:t>/</w:t>
      </w:r>
      <w:ins w:id="2" w:author="Microsoft Word" w:date="2026-03-30T21:28:00Z">
        <w:r w:rsidR="00767003" w:rsidRPr="00932A2E">
          <w:rPr>
            <w:color w:val="000000" w:themeColor="text1"/>
          </w:rPr>
          <w:t>ABRIL</w:t>
        </w:r>
      </w:ins>
      <w:r w:rsidR="00A71609" w:rsidRPr="00932A2E">
        <w:rPr>
          <w:color w:val="000000" w:themeColor="text1"/>
        </w:rPr>
        <w:t>/</w:t>
      </w:r>
      <w:ins w:id="3" w:author="Microsoft Word" w:date="2026-03-30T21:28:00Z">
        <w:r w:rsidR="00DF0DD3" w:rsidRPr="00932A2E">
          <w:rPr>
            <w:color w:val="000000" w:themeColor="text1"/>
          </w:rPr>
          <w:t>2026</w:t>
        </w:r>
      </w:ins>
      <w:r w:rsidR="00BE39FA" w:rsidRPr="00932A2E">
        <w:rPr>
          <w:color w:val="000000" w:themeColor="text1"/>
        </w:rPr>
        <w:tab/>
      </w:r>
      <w:r w:rsidR="00BE39FA">
        <w:tab/>
      </w:r>
      <w:r w:rsidR="00BE39FA">
        <w:tab/>
      </w:r>
      <w:r w:rsidR="00BE39FA">
        <w:tab/>
      </w:r>
      <w:r w:rsidR="00BE39FA">
        <w:tab/>
      </w:r>
      <w:r w:rsidR="00BE39FA">
        <w:tab/>
      </w:r>
      <w:r w:rsidR="00DF0DD3">
        <w:t xml:space="preserve">         </w:t>
      </w:r>
      <w:r>
        <w:t xml:space="preserve">                              </w:t>
      </w:r>
    </w:p>
    <w:p w14:paraId="67B961C9" w14:textId="094CA8E9" w:rsidR="00205143" w:rsidRPr="00BE39FA" w:rsidRDefault="00932A2E" w:rsidP="00594EFB">
      <w:pPr>
        <w:ind w:left="-142" w:firstLine="142"/>
      </w:pPr>
      <w:r>
        <w:rPr>
          <w:b/>
          <w:color w:val="000000" w:themeColor="text1"/>
        </w:rPr>
        <w:t xml:space="preserve">                        </w:t>
      </w:r>
      <w:r w:rsidR="00205143" w:rsidRPr="00387EFC">
        <w:rPr>
          <w:b/>
          <w:bCs/>
        </w:rPr>
        <w:t xml:space="preserve">LICENCIATURA EN CIENCIA DE DATOS </w:t>
      </w:r>
    </w:p>
    <w:p w14:paraId="23AFA32C" w14:textId="4137C1F2" w:rsidR="00205143" w:rsidRDefault="00205143" w:rsidP="00205143">
      <w:pPr>
        <w:ind w:left="-142" w:firstLine="142"/>
      </w:pPr>
      <w:r w:rsidRPr="00205143">
        <w:rPr>
          <w:sz w:val="2"/>
          <w:szCs w:val="2"/>
        </w:rPr>
        <w:t xml:space="preserve">   </w:t>
      </w:r>
      <w:r>
        <w:t xml:space="preserve">                        </w:t>
      </w:r>
      <w:r w:rsidRPr="00387EFC">
        <w:rPr>
          <w:b/>
          <w:bCs/>
        </w:rPr>
        <w:t>UNIDAD ACADEMICA:</w:t>
      </w:r>
      <w:r>
        <w:t xml:space="preserve"> GUSTAVO A. MADERO </w:t>
      </w:r>
    </w:p>
    <w:p w14:paraId="365F2FB8" w14:textId="403DBC97" w:rsidR="00932A2E" w:rsidRDefault="00BE39FA" w:rsidP="00932A2E">
      <w:r>
        <w:rPr>
          <w:noProof/>
        </w:rPr>
        <mc:AlternateContent>
          <mc:Choice Requires="wps">
            <w:drawing>
              <wp:anchor distT="0" distB="0" distL="114300" distR="114300" simplePos="0" relativeHeight="251658246" behindDoc="0" locked="0" layoutInCell="1" allowOverlap="1" wp14:anchorId="25127D3C" wp14:editId="07A3451E">
                <wp:simplePos x="0" y="0"/>
                <wp:positionH relativeFrom="page">
                  <wp:posOffset>4437899</wp:posOffset>
                </wp:positionH>
                <wp:positionV relativeFrom="paragraph">
                  <wp:posOffset>61719</wp:posOffset>
                </wp:positionV>
                <wp:extent cx="140919" cy="6967021"/>
                <wp:effectExtent l="0" t="3175" r="27940" b="27940"/>
                <wp:wrapNone/>
                <wp:docPr id="14" name="Rectángulo 14">
                  <a:extLst xmlns:a="http://schemas.openxmlformats.org/drawingml/2006/main">
                    <a:ext uri="{FF2B5EF4-FFF2-40B4-BE49-F238E27FC236}">
                      <a16:creationId xmlns:a16="http://schemas.microsoft.com/office/drawing/2014/main" id="{D13FBB0C-73AE-42C8-9740-CF0B13830469}"/>
                    </a:ext>
                  </a:extLst>
                </wp:docPr>
                <wp:cNvGraphicFramePr/>
                <a:graphic xmlns:a="http://schemas.openxmlformats.org/drawingml/2006/main">
                  <a:graphicData uri="http://schemas.microsoft.com/office/word/2010/wordprocessingShape">
                    <wps:wsp>
                      <wps:cNvSpPr/>
                      <wps:spPr>
                        <a:xfrm rot="5400000" flipH="1">
                          <a:off x="0" y="0"/>
                          <a:ext cx="140919" cy="6967021"/>
                        </a:xfrm>
                        <a:prstGeom prst="rect">
                          <a:avLst/>
                        </a:prstGeom>
                        <a:solidFill>
                          <a:srgbClr val="8E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5D7740" id="Rectángulo 14" o:spid="_x0000_s1026" style="position:absolute;margin-left:349.45pt;margin-top:4.85pt;width:11.1pt;height:548.6pt;rotation:-90;flip:x;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" fillcolor="#8e0000" strokecolor="#c00000" strokeweight="1pt">
                <w10:wrap anchorx="page"/>
              </v:rect>
            </w:pict>
          </mc:Fallback>
        </mc:AlternateContent>
      </w:r>
      <w:r w:rsidR="00205143">
        <w:t xml:space="preserve">                        </w:t>
      </w:r>
      <w:r w:rsidR="00205143" w:rsidRPr="00387EFC">
        <w:rPr>
          <w:b/>
          <w:bCs/>
        </w:rPr>
        <w:t>GRUPO:</w:t>
      </w:r>
      <w:r w:rsidR="00205143">
        <w:t xml:space="preserve"> 102</w:t>
      </w:r>
      <w:r w:rsidR="00932A2E">
        <w:t xml:space="preserve">                                                                 </w:t>
      </w:r>
    </w:p>
    <w:p w14:paraId="241392CC" w14:textId="12EA3317" w:rsidR="00205143" w:rsidRDefault="00932A2E" w:rsidP="00932A2E">
      <w:r>
        <w:t xml:space="preserve">                        </w:t>
      </w:r>
      <w:r w:rsidRPr="00932A2E">
        <w:rPr>
          <w:b/>
          <w:bCs/>
        </w:rPr>
        <w:t>EQUIPO 7</w:t>
      </w:r>
      <w:r>
        <w:rPr>
          <w:b/>
          <w:bCs/>
        </w:rPr>
        <w:t xml:space="preserve"> </w:t>
      </w:r>
    </w:p>
    <w:p w14:paraId="59BE0DA9" w14:textId="7FB33199" w:rsidR="00205143" w:rsidRPr="00932A2E" w:rsidRDefault="00205143" w:rsidP="00097189">
      <w:pPr>
        <w:rPr>
          <w:b/>
          <w:bCs/>
        </w:rPr>
      </w:pPr>
      <w:r>
        <w:t xml:space="preserve">                        </w:t>
      </w:r>
      <w:r w:rsidRPr="00387EFC">
        <w:rPr>
          <w:b/>
          <w:bCs/>
        </w:rPr>
        <w:t xml:space="preserve">INTEGRANTES: </w:t>
      </w:r>
      <w:r w:rsidR="00932A2E">
        <w:rPr>
          <w:b/>
          <w:bCs/>
        </w:rPr>
        <w:tab/>
      </w:r>
      <w:r w:rsidR="00932A2E">
        <w:rPr>
          <w:b/>
          <w:bCs/>
        </w:rPr>
        <w:tab/>
      </w:r>
      <w:r w:rsidR="00932A2E">
        <w:rPr>
          <w:b/>
          <w:bCs/>
        </w:rPr>
        <w:tab/>
      </w:r>
      <w:r w:rsidR="00932A2E">
        <w:rPr>
          <w:b/>
          <w:bCs/>
        </w:rPr>
        <w:tab/>
      </w:r>
      <w:r w:rsidR="00932A2E">
        <w:rPr>
          <w:b/>
          <w:bCs/>
        </w:rPr>
        <w:tab/>
      </w:r>
      <w:r w:rsidR="00932A2E">
        <w:rPr>
          <w:b/>
          <w:bCs/>
        </w:rPr>
        <w:tab/>
      </w:r>
      <w:r w:rsidR="00932A2E">
        <w:rPr>
          <w:b/>
          <w:bCs/>
        </w:rPr>
        <w:tab/>
      </w:r>
      <w:r w:rsidR="00932A2E">
        <w:rPr>
          <w:b/>
          <w:bCs/>
        </w:rPr>
        <w:tab/>
      </w:r>
      <w:r w:rsidR="00932A2E">
        <w:rPr>
          <w:b/>
          <w:bCs/>
        </w:rPr>
        <w:tab/>
      </w:r>
      <w:r w:rsidR="00932A2E">
        <w:rPr>
          <w:b/>
          <w:bCs/>
        </w:rPr>
        <w:tab/>
      </w:r>
      <w:r w:rsidR="00932A2E">
        <w:rPr>
          <w:b/>
          <w:bCs/>
        </w:rPr>
        <w:tab/>
      </w:r>
      <w:r w:rsidR="00932A2E">
        <w:rPr>
          <w:b/>
          <w:bCs/>
        </w:rPr>
        <w:tab/>
        <w:t xml:space="preserve">          </w:t>
      </w:r>
      <w:r>
        <w:t xml:space="preserve">GARCÍA FLORES JATZIRI                                                                                                                                                                                               </w:t>
      </w:r>
      <w:r w:rsidRPr="00205143">
        <w:rPr>
          <w:sz w:val="2"/>
          <w:szCs w:val="2"/>
        </w:rPr>
        <w:t xml:space="preserve">- </w:t>
      </w:r>
      <w:r>
        <w:t xml:space="preserve">                        MONTES SÁNCHEZ V</w:t>
      </w:r>
      <w:r w:rsidR="00CE100C">
        <w:t>Í</w:t>
      </w:r>
      <w:r>
        <w:t xml:space="preserve">CTOR HUGO                                                                                                                                                                         </w:t>
      </w:r>
      <w:r w:rsidR="009935AC">
        <w:t xml:space="preserve">                                  </w:t>
      </w:r>
      <w:r w:rsidR="00097189">
        <w:t xml:space="preserve"> </w:t>
      </w:r>
      <w:r w:rsidR="00BE39FA">
        <w:t xml:space="preserve">       ,</w:t>
      </w:r>
      <w:r w:rsidR="00097189">
        <w:t xml:space="preserve">                       </w:t>
      </w:r>
      <w:r>
        <w:t>MEDINA GUERRERO ALDO</w:t>
      </w:r>
      <w:r w:rsidR="00BE39FA">
        <w:t xml:space="preserve">           </w:t>
      </w:r>
      <w:r w:rsidR="00BE39FA">
        <w:tab/>
      </w:r>
      <w:r w:rsidR="00BE39FA">
        <w:tab/>
      </w:r>
      <w:r w:rsidR="00BE39FA">
        <w:tab/>
      </w:r>
      <w:r w:rsidR="00BE39FA">
        <w:tab/>
      </w:r>
      <w:r w:rsidR="00BE39FA">
        <w:tab/>
      </w:r>
      <w:r w:rsidR="00BE39FA">
        <w:tab/>
      </w:r>
      <w:r w:rsidR="00BE39FA">
        <w:tab/>
      </w:r>
      <w:r w:rsidR="00BE39FA">
        <w:tab/>
      </w:r>
      <w:r w:rsidR="00BE39FA">
        <w:tab/>
      </w:r>
      <w:r w:rsidR="00BE39FA">
        <w:tab/>
      </w:r>
      <w:r w:rsidR="00097189">
        <w:t xml:space="preserve">          </w:t>
      </w:r>
      <w:r>
        <w:t>RAMÍREZ SUARES V</w:t>
      </w:r>
      <w:r w:rsidR="00CE100C">
        <w:t>Í</w:t>
      </w:r>
      <w:r>
        <w:t>CTOR JAVIER</w:t>
      </w:r>
    </w:p>
    <w:p w14:paraId="5B6709C0" w14:textId="3202D2D7" w:rsidR="00205143" w:rsidRDefault="00932A2E" w:rsidP="00205143">
      <w:r>
        <w:t xml:space="preserve">                        </w:t>
      </w:r>
    </w:p>
    <w:p w14:paraId="399EF1A0" w14:textId="77777777" w:rsidR="006D1474" w:rsidRDefault="006D1474"/>
    <w:p w14:paraId="530187D9" w14:textId="77777777" w:rsidR="006D1474" w:rsidRDefault="006D1474"/>
    <w:p w14:paraId="3FC976BF" w14:textId="77777777" w:rsidR="006D1474" w:rsidRDefault="006D1474"/>
    <w:p w14:paraId="7CE6980C" w14:textId="77777777" w:rsidR="002075F2" w:rsidRDefault="002075F2"/>
    <w:p w14:paraId="60BE3E0C" w14:textId="77777777" w:rsidR="00CF14E0" w:rsidRDefault="00CF14E0" w:rsidP="00A015C2">
      <w:pPr>
        <w:pStyle w:val="Subttulo"/>
        <w:rPr>
          <w:b/>
          <w:i/>
          <w:color w:val="000000" w:themeColor="text1"/>
        </w:rPr>
      </w:pPr>
    </w:p>
    <w:p w14:paraId="05AB3263" w14:textId="1E5C949E" w:rsidR="006D1474" w:rsidRPr="00DD402F" w:rsidRDefault="00FC7551" w:rsidP="00D017A2">
      <w:pPr>
        <w:pStyle w:val="Subttulo"/>
        <w:spacing w:after="0" w:line="360" w:lineRule="auto"/>
        <w:rPr>
          <w:rFonts w:asciiTheme="majorHAnsi" w:hAnsiTheme="majorHAnsi" w:cstheme="majorHAnsi"/>
          <w:b/>
          <w:bCs/>
          <w:i/>
          <w:iCs/>
          <w:color w:val="000000" w:themeColor="text1"/>
        </w:rPr>
      </w:pPr>
      <w:r w:rsidRPr="00DD402F">
        <w:rPr>
          <w:rFonts w:asciiTheme="majorHAnsi" w:hAnsiTheme="majorHAnsi" w:cstheme="majorHAnsi"/>
          <w:b/>
          <w:bCs/>
          <w:i/>
          <w:iCs/>
          <w:color w:val="000000" w:themeColor="text1"/>
        </w:rPr>
        <w:t xml:space="preserve">Planteamiento del problema agropecuario            </w:t>
      </w:r>
    </w:p>
    <w:p w14:paraId="3A0CE96E" w14:textId="2158263D" w:rsidR="00FC7551" w:rsidRPr="00C911B7" w:rsidRDefault="00FC7551" w:rsidP="00D017A2">
      <w:pPr>
        <w:spacing w:after="0" w:line="360" w:lineRule="auto"/>
        <w:jc w:val="both"/>
      </w:pPr>
      <w:r w:rsidRPr="00C911B7">
        <w:t xml:space="preserve">El </w:t>
      </w:r>
      <w:proofErr w:type="spellStart"/>
      <w:r w:rsidRPr="00C911B7">
        <w:t>agroclima</w:t>
      </w:r>
      <w:proofErr w:type="spellEnd"/>
      <w:r w:rsidRPr="00C911B7">
        <w:t xml:space="preserve"> en México se caracteriza por una alta variabilidad, con enfrentamiento de</w:t>
      </w:r>
      <w:r w:rsidR="00055344" w:rsidRPr="00C911B7">
        <w:t xml:space="preserve"> </w:t>
      </w:r>
      <w:r w:rsidRPr="00C911B7">
        <w:t xml:space="preserve">severas sequías, exceso de lluvias y temperaturas extremas que impactan la producción agrícola nacional. La </w:t>
      </w:r>
      <w:proofErr w:type="spellStart"/>
      <w:r w:rsidRPr="00C911B7">
        <w:t>agroclimatología</w:t>
      </w:r>
      <w:proofErr w:type="spellEnd"/>
      <w:r w:rsidRPr="00C911B7">
        <w:t xml:space="preserve"> se utiliza para optimizar la siembra y gestionar riesgos, con proyecciones de una mayor producción de granos (maíz y frijol) pese a la inestabilidad</w:t>
      </w:r>
      <w:r w:rsidR="005A6BD5" w:rsidRPr="00C911B7">
        <w:t xml:space="preserve"> </w:t>
      </w:r>
      <w:r w:rsidRPr="00C911B7">
        <w:t>climática.</w:t>
      </w:r>
    </w:p>
    <w:p w14:paraId="2960CFF0" w14:textId="3C4423C5" w:rsidR="00FC7551" w:rsidRPr="00C911B7" w:rsidRDefault="00FC7551" w:rsidP="00D017A2">
      <w:pPr>
        <w:spacing w:after="0" w:line="360" w:lineRule="auto"/>
        <w:jc w:val="both"/>
      </w:pPr>
      <w:r w:rsidRPr="00C911B7">
        <w:t>El pronóstico de lluvias en México es crucial para la planeación agrícola de los cultivos de temporal de la superficie agrícola ya que se cultiva bajo el esquema de temporal. Esto significa que los agricultores no tienen sistemas de riego artificiales como bombas, canales, goteo, etc., y dependen exclusivamente de que el cielo les provea el agua necesaria en el momento justo.</w:t>
      </w:r>
    </w:p>
    <w:p w14:paraId="75FC5DE2" w14:textId="5157459A" w:rsidR="00FC7551" w:rsidRPr="00C911B7" w:rsidRDefault="00FC7551" w:rsidP="00D017A2">
      <w:pPr>
        <w:spacing w:after="0" w:line="360" w:lineRule="auto"/>
        <w:jc w:val="both"/>
      </w:pPr>
      <w:r w:rsidRPr="00C911B7">
        <w:t xml:space="preserve">En la agricultura de temporal, no tener una predicción certera de las lluvias es como intentar navegar en un barco sin brújula, ya que se depende totalmente del clima para decidir cuándo invertir en semilla y fertilizante. </w:t>
      </w:r>
    </w:p>
    <w:p w14:paraId="6D935BF2" w14:textId="0FD5EC3B" w:rsidR="00FC7551" w:rsidRPr="00C911B7" w:rsidRDefault="00FC7551" w:rsidP="00D017A2">
      <w:pPr>
        <w:spacing w:after="0" w:line="360" w:lineRule="auto"/>
        <w:jc w:val="both"/>
      </w:pPr>
      <w:r w:rsidRPr="00C911B7">
        <w:t>La situación climática actual la vemos muy variante, en cuestión de ondas de calor tempranas, extensión y/o retraso de lluvias y frentes fríos, el impacto de estas situaciones llegan a alterar tanto el proceso cómo al producto final de cada siembra, no solo hablando de semillas sino también por región, a lo que el agricultor ya no solo se guían por los protocolos tradiciones si no que ha sido orillado a trabajar junto con la tecnología que con el paso del tiempo el mismo ser humano se ha encargado de ser el ingeniero oficial del cuidado de la tierra.</w:t>
      </w:r>
    </w:p>
    <w:p w14:paraId="1EF06728" w14:textId="1E496263" w:rsidR="005A06C3" w:rsidRPr="00C911B7" w:rsidRDefault="005A06C3" w:rsidP="00D017A2">
      <w:pPr>
        <w:spacing w:after="0" w:line="360" w:lineRule="auto"/>
        <w:jc w:val="both"/>
      </w:pPr>
      <w:r w:rsidRPr="00C911B7">
        <w:t>En el caso de Sonora, estas condiciones son más críticas debido a su clima predominantemente seco y altas temperaturas. El cultivo de jitomate requiere condiciones específicas de humedad y temperatura para su adecuado desarrollo, por lo que la variabilidad en el régimen de lluvias y las olas de calor pueden alterar su crecimiento, rendimiento y calidad. Aunque en algunas zonas se emplean sistemas de riego, la disponibilidad de agua y la planificación de su uso siguen dependiendo en gran medida de los pronósticos climáticos.</w:t>
      </w:r>
    </w:p>
    <w:p w14:paraId="74C01542" w14:textId="07B21F1C" w:rsidR="009269A1" w:rsidRPr="00C911B7" w:rsidRDefault="005A06C3" w:rsidP="00D017A2">
      <w:pPr>
        <w:spacing w:after="0" w:line="360" w:lineRule="auto"/>
        <w:jc w:val="both"/>
      </w:pPr>
      <w:r w:rsidRPr="00C911B7">
        <w:t>Actualmente, la incertidumbre en el comportamiento de las lluvias y las temperaturas dificulta la toma de decisiones en la siembra, manejo y uso de recursos, lo que puede generar pérdidas económicas para los productores.</w:t>
      </w:r>
    </w:p>
    <w:p w14:paraId="157ECF14" w14:textId="77777777" w:rsidR="00E831C8" w:rsidRPr="00C911B7" w:rsidRDefault="00E831C8" w:rsidP="00D017A2">
      <w:pPr>
        <w:spacing w:after="0" w:line="360" w:lineRule="auto"/>
        <w:jc w:val="both"/>
      </w:pPr>
    </w:p>
    <w:p w14:paraId="38AEAD87" w14:textId="77777777" w:rsidR="00E831C8" w:rsidRDefault="00E831C8" w:rsidP="00D017A2">
      <w:pPr>
        <w:spacing w:after="0" w:line="360" w:lineRule="auto"/>
        <w:jc w:val="both"/>
        <w:rPr>
          <w:sz w:val="24"/>
          <w:szCs w:val="24"/>
        </w:rPr>
      </w:pPr>
    </w:p>
    <w:p w14:paraId="03C52099" w14:textId="206149FD" w:rsidR="00E831C8" w:rsidRPr="003A5A21" w:rsidRDefault="00897D93" w:rsidP="00D017A2">
      <w:pPr>
        <w:pStyle w:val="Subttulo"/>
        <w:spacing w:after="0" w:line="360" w:lineRule="auto"/>
        <w:rPr>
          <w:rFonts w:asciiTheme="majorHAnsi" w:hAnsiTheme="majorHAnsi" w:cstheme="majorHAnsi"/>
          <w:b/>
          <w:bCs/>
          <w:i/>
          <w:iCs/>
          <w:color w:val="000000" w:themeColor="text1"/>
        </w:rPr>
      </w:pPr>
      <w:r w:rsidRPr="003A5A21">
        <w:rPr>
          <w:rFonts w:asciiTheme="majorHAnsi" w:hAnsiTheme="majorHAnsi" w:cstheme="majorHAnsi"/>
          <w:b/>
          <w:bCs/>
          <w:i/>
          <w:iCs/>
          <w:color w:val="000000" w:themeColor="text1"/>
        </w:rPr>
        <w:t xml:space="preserve">Conceptos Básicos </w:t>
      </w:r>
    </w:p>
    <w:p w14:paraId="30084C09" w14:textId="5EA54120" w:rsidR="00897D93" w:rsidRPr="00C911B7" w:rsidRDefault="00897D93" w:rsidP="00D017A2">
      <w:pPr>
        <w:spacing w:after="0" w:line="360" w:lineRule="auto"/>
        <w:jc w:val="both"/>
      </w:pPr>
      <w:r w:rsidRPr="00C911B7">
        <w:rPr>
          <w:b/>
          <w:bCs/>
        </w:rPr>
        <w:t>Meteorología</w:t>
      </w:r>
      <w:r w:rsidRPr="00C911B7">
        <w:t>: Es la ciencia encargada del estudio de la atmósfera, de sus propiedades y de los fenómenos que en ella tienen lugar, los llamados meteoros. El estudio de la atmósfera se basa en el conocimiento de una serie de magnitudes o variables meteorológicas como la temperatura la presión atmosférica, o la humedad las cuales varían tanto en el espacio como en el tiempo</w:t>
      </w:r>
      <w:r w:rsidR="005C6B24" w:rsidRPr="00C911B7">
        <w:t>.</w:t>
      </w:r>
      <w:r w:rsidRPr="00C911B7">
        <w:t xml:space="preserve">  (Rodríguez et al ; 2004)</w:t>
      </w:r>
    </w:p>
    <w:p w14:paraId="4959B6E8" w14:textId="5AF491E2" w:rsidR="00897D93" w:rsidRPr="00C911B7" w:rsidRDefault="00897D93" w:rsidP="00D017A2">
      <w:pPr>
        <w:spacing w:after="0" w:line="360" w:lineRule="auto"/>
        <w:jc w:val="both"/>
      </w:pPr>
      <w:r w:rsidRPr="00C911B7">
        <w:rPr>
          <w:b/>
          <w:bCs/>
        </w:rPr>
        <w:lastRenderedPageBreak/>
        <w:t>Tiempo atmosférico</w:t>
      </w:r>
      <w:r w:rsidRPr="00C911B7">
        <w:t>:</w:t>
      </w:r>
      <w:r w:rsidR="00070DE5" w:rsidRPr="00C911B7">
        <w:t xml:space="preserve"> </w:t>
      </w:r>
      <w:r w:rsidRPr="00C911B7">
        <w:t>Es uno de los principales condicionales de las actividades que realizamos</w:t>
      </w:r>
      <w:r w:rsidR="00455807" w:rsidRPr="00C911B7">
        <w:t xml:space="preserve">, </w:t>
      </w:r>
      <w:r w:rsidRPr="00C911B7">
        <w:t>especialmente de aquellas que se realizan al aire libre como la agricultura.</w:t>
      </w:r>
    </w:p>
    <w:p w14:paraId="11CAC09E" w14:textId="5ED6BFFF" w:rsidR="00897D93" w:rsidRPr="00C911B7" w:rsidRDefault="00897D93" w:rsidP="00D017A2">
      <w:pPr>
        <w:spacing w:after="0" w:line="360" w:lineRule="auto"/>
        <w:jc w:val="both"/>
      </w:pPr>
      <w:r w:rsidRPr="00C911B7">
        <w:rPr>
          <w:b/>
          <w:bCs/>
        </w:rPr>
        <w:t>La climatología</w:t>
      </w:r>
      <w:r w:rsidRPr="00C911B7">
        <w:t>: Es la parte de la meteorología que se ocupa del estudio del tiempo</w:t>
      </w:r>
      <w:r w:rsidR="00985B0F" w:rsidRPr="00C911B7">
        <w:t xml:space="preserve"> meteorológico</w:t>
      </w:r>
      <w:r w:rsidRPr="00C911B7">
        <w:t xml:space="preserve"> pasado en los diferentes lugares de la tierra</w:t>
      </w:r>
      <w:r w:rsidR="007A470A" w:rsidRPr="00C911B7">
        <w:t>. U</w:t>
      </w:r>
      <w:r w:rsidRPr="00C911B7">
        <w:t>tiliza las herramientas de las estadísticas para determinar los valores centrales particularmente la media o promedio de las diferentes variables meteorológicas con las cuales se puede</w:t>
      </w:r>
      <w:r w:rsidR="0051246D" w:rsidRPr="00C911B7">
        <w:t>n</w:t>
      </w:r>
      <w:r w:rsidRPr="00C911B7">
        <w:t xml:space="preserve"> clasificar los clima</w:t>
      </w:r>
      <w:r w:rsidR="0051246D" w:rsidRPr="00C911B7">
        <w:t>s.</w:t>
      </w:r>
      <w:r w:rsidR="00511AC4" w:rsidRPr="00C911B7">
        <w:t xml:space="preserve"> </w:t>
      </w:r>
      <w:r w:rsidR="0051246D" w:rsidRPr="00C911B7">
        <w:t>Es</w:t>
      </w:r>
      <w:r w:rsidR="00511AC4" w:rsidRPr="00C911B7">
        <w:t xml:space="preserve"> </w:t>
      </w:r>
      <w:r w:rsidR="0051246D" w:rsidRPr="00C911B7">
        <w:t>la</w:t>
      </w:r>
      <w:r w:rsidRPr="00C911B7">
        <w:t xml:space="preserve"> síntesis del tiempo</w:t>
      </w:r>
      <w:r w:rsidR="002662E8" w:rsidRPr="00C911B7">
        <w:t>.</w:t>
      </w:r>
      <w:r w:rsidRPr="00C911B7">
        <w:t xml:space="preserve"> </w:t>
      </w:r>
      <w:r w:rsidR="002662E8" w:rsidRPr="00C911B7">
        <w:t>F</w:t>
      </w:r>
      <w:r w:rsidRPr="00C911B7">
        <w:t>ormalmente el clima se define como el conjunto de estados del tiempo atmosférico que se producen en una determinada región y que otorgan a esta una particular idiosincrasia</w:t>
      </w:r>
      <w:r w:rsidR="005C6B24" w:rsidRPr="00C911B7">
        <w:t>.</w:t>
      </w:r>
      <w:r w:rsidRPr="00C911B7">
        <w:t xml:space="preserve"> (Rodríguez et al; 2004)</w:t>
      </w:r>
    </w:p>
    <w:p w14:paraId="35861B24" w14:textId="77777777" w:rsidR="00C66826" w:rsidRPr="00C911B7" w:rsidRDefault="00897D93" w:rsidP="00D017A2">
      <w:pPr>
        <w:spacing w:after="0" w:line="360" w:lineRule="auto"/>
        <w:jc w:val="both"/>
      </w:pPr>
      <w:r w:rsidRPr="00C911B7">
        <w:rPr>
          <w:b/>
          <w:bCs/>
        </w:rPr>
        <w:t>Predicción del tiempo:</w:t>
      </w:r>
      <w:r w:rsidRPr="00C911B7">
        <w:t xml:space="preserve"> Es la ciencia que se encarga de anticipar las condiciones atmosféricas en un lugar y tiempo determinados, utilizando datos meteorológicos recogidos por satélites, estaciones meteorológicas y modelos matemáticos. Este proceso es crucial para la planificación de actividades cotidianas y la respuesta ante fenómenos naturales como tormentas o huracanes. Comprender la predicción del tiempo nos ayuda a tomar decisiones informadas y a mantenernos seguros ante cambios climáticos inesperados.</w:t>
      </w:r>
    </w:p>
    <w:p w14:paraId="66691543" w14:textId="4FF767CE" w:rsidR="00C66826" w:rsidRPr="00C911B7" w:rsidRDefault="00C66826" w:rsidP="00D017A2">
      <w:pPr>
        <w:spacing w:after="0" w:line="360" w:lineRule="auto"/>
        <w:jc w:val="both"/>
        <w:rPr>
          <w:rFonts w:cstheme="minorHAnsi"/>
          <w:color w:val="000000" w:themeColor="text1"/>
        </w:rPr>
      </w:pPr>
      <w:r w:rsidRPr="00C911B7">
        <w:rPr>
          <w:rStyle w:val="Textoennegrita"/>
          <w:rFonts w:cstheme="minorHAnsi"/>
          <w:color w:val="000000" w:themeColor="text1"/>
        </w:rPr>
        <w:t>Perenne</w:t>
      </w:r>
      <w:r w:rsidRPr="00C911B7">
        <w:rPr>
          <w:rFonts w:cstheme="minorHAnsi"/>
          <w:color w:val="000000" w:themeColor="text1"/>
        </w:rPr>
        <w:t xml:space="preserve">: Este define a todos los cultivos de ciclo largo, es decir, que su periodo vegetativo se extiende más allá de doce meses y por lo regular una vez establecida la plantación, se obtienen varias cosechas. </w:t>
      </w:r>
    </w:p>
    <w:p w14:paraId="68618C98" w14:textId="5EDF3C2C" w:rsidR="00C66826" w:rsidRPr="00C911B7" w:rsidRDefault="00C66826" w:rsidP="00D017A2">
      <w:pPr>
        <w:pStyle w:val="NormalWeb"/>
        <w:shd w:val="clear" w:color="auto" w:fill="FFFFFF"/>
        <w:spacing w:before="0" w:beforeAutospacing="0" w:after="0" w:afterAutospacing="0" w:line="360" w:lineRule="auto"/>
        <w:jc w:val="both"/>
        <w:rPr>
          <w:rFonts w:asciiTheme="minorHAnsi" w:hAnsiTheme="minorHAnsi" w:cstheme="minorHAnsi"/>
          <w:color w:val="000000" w:themeColor="text1"/>
          <w:sz w:val="22"/>
          <w:szCs w:val="22"/>
        </w:rPr>
      </w:pPr>
      <w:r w:rsidRPr="00C911B7">
        <w:rPr>
          <w:rStyle w:val="Textoennegrita"/>
          <w:rFonts w:asciiTheme="minorHAnsi" w:hAnsiTheme="minorHAnsi" w:cstheme="minorHAnsi"/>
          <w:color w:val="000000" w:themeColor="text1"/>
          <w:sz w:val="22"/>
          <w:szCs w:val="22"/>
        </w:rPr>
        <w:t>Anuales o cíclicos: </w:t>
      </w:r>
      <w:r w:rsidRPr="00C911B7">
        <w:rPr>
          <w:rFonts w:asciiTheme="minorHAnsi" w:hAnsiTheme="minorHAnsi" w:cstheme="minorHAnsi"/>
          <w:color w:val="000000" w:themeColor="text1"/>
          <w:sz w:val="22"/>
          <w:szCs w:val="22"/>
        </w:rPr>
        <w:t>Son aquellos</w:t>
      </w:r>
      <w:r w:rsidR="00786611" w:rsidRPr="00C911B7">
        <w:rPr>
          <w:rFonts w:asciiTheme="minorHAnsi" w:hAnsiTheme="minorHAnsi" w:cstheme="minorHAnsi"/>
          <w:color w:val="000000" w:themeColor="text1"/>
          <w:sz w:val="22"/>
          <w:szCs w:val="22"/>
        </w:rPr>
        <w:t xml:space="preserve"> cultivos a los</w:t>
      </w:r>
      <w:r w:rsidRPr="00C911B7">
        <w:rPr>
          <w:rFonts w:asciiTheme="minorHAnsi" w:hAnsiTheme="minorHAnsi" w:cstheme="minorHAnsi"/>
          <w:color w:val="000000" w:themeColor="text1"/>
          <w:sz w:val="22"/>
          <w:szCs w:val="22"/>
        </w:rPr>
        <w:t xml:space="preserve"> que su período vegetativo es menor a 12 meses y requieren de una nueva siembra para la obtención de cosecha. Estos se concentran en dos periodos productivos, Primavera/Verano y Otoño/Invierno. Tienen como ventaja la posibilidad de sembrar y planificar la huerta, por lo que se puede cambiar de cultivo cuando se desee.</w:t>
      </w:r>
    </w:p>
    <w:p w14:paraId="015B9A95" w14:textId="109EB433" w:rsidR="00C66826" w:rsidRPr="00C911B7" w:rsidRDefault="00C66826" w:rsidP="00D017A2">
      <w:pPr>
        <w:pStyle w:val="NormalWeb"/>
        <w:shd w:val="clear" w:color="auto" w:fill="FFFFFF"/>
        <w:spacing w:before="0" w:beforeAutospacing="0" w:after="0" w:afterAutospacing="0" w:line="360" w:lineRule="auto"/>
        <w:jc w:val="both"/>
        <w:rPr>
          <w:rFonts w:asciiTheme="minorHAnsi" w:hAnsiTheme="minorHAnsi" w:cstheme="minorHAnsi"/>
          <w:color w:val="000000" w:themeColor="text1"/>
          <w:sz w:val="22"/>
          <w:szCs w:val="22"/>
        </w:rPr>
      </w:pPr>
      <w:r w:rsidRPr="00C911B7">
        <w:rPr>
          <w:rStyle w:val="Textoennegrita"/>
          <w:rFonts w:asciiTheme="minorHAnsi" w:hAnsiTheme="minorHAnsi" w:cstheme="minorHAnsi"/>
          <w:color w:val="000000" w:themeColor="text1"/>
          <w:sz w:val="22"/>
          <w:szCs w:val="22"/>
        </w:rPr>
        <w:t>Bienal</w:t>
      </w:r>
      <w:r w:rsidRPr="00C911B7">
        <w:rPr>
          <w:rFonts w:asciiTheme="minorHAnsi" w:hAnsiTheme="minorHAnsi" w:cstheme="minorHAnsi"/>
          <w:color w:val="000000" w:themeColor="text1"/>
          <w:sz w:val="22"/>
          <w:szCs w:val="22"/>
        </w:rPr>
        <w:t>: Son aquellos</w:t>
      </w:r>
      <w:r w:rsidR="005F7450" w:rsidRPr="00C911B7">
        <w:rPr>
          <w:rFonts w:asciiTheme="minorHAnsi" w:hAnsiTheme="minorHAnsi" w:cstheme="minorHAnsi"/>
          <w:color w:val="000000" w:themeColor="text1"/>
          <w:sz w:val="22"/>
          <w:szCs w:val="22"/>
        </w:rPr>
        <w:t xml:space="preserve"> cultivos</w:t>
      </w:r>
      <w:r w:rsidRPr="00C911B7">
        <w:rPr>
          <w:rFonts w:asciiTheme="minorHAnsi" w:hAnsiTheme="minorHAnsi" w:cstheme="minorHAnsi"/>
          <w:color w:val="000000" w:themeColor="text1"/>
          <w:sz w:val="22"/>
          <w:szCs w:val="22"/>
        </w:rPr>
        <w:t xml:space="preserve"> cuyo ciclo productivo se extiende a dos años; es decir, su cosecha tarda dos ciclos.</w:t>
      </w:r>
    </w:p>
    <w:p w14:paraId="598AEC5F" w14:textId="4D9B6138" w:rsidR="00897D93" w:rsidRPr="00C911B7" w:rsidRDefault="00C66826" w:rsidP="3C9FE60A">
      <w:pPr>
        <w:pStyle w:val="NormalWeb"/>
        <w:shd w:val="clear" w:color="auto" w:fill="FFFFFF" w:themeFill="background1"/>
        <w:spacing w:before="0" w:beforeAutospacing="0" w:after="0" w:afterAutospacing="0" w:line="360" w:lineRule="auto"/>
        <w:jc w:val="both"/>
        <w:rPr>
          <w:rFonts w:asciiTheme="minorHAnsi" w:hAnsiTheme="minorHAnsi" w:cstheme="minorBidi"/>
          <w:color w:val="000000" w:themeColor="text1"/>
          <w:sz w:val="22"/>
          <w:szCs w:val="22"/>
        </w:rPr>
      </w:pPr>
      <w:r w:rsidRPr="3C9FE60A">
        <w:rPr>
          <w:rStyle w:val="Textoennegrita"/>
          <w:rFonts w:asciiTheme="minorHAnsi" w:hAnsiTheme="minorHAnsi" w:cstheme="minorBidi"/>
          <w:color w:val="000000" w:themeColor="text1"/>
          <w:sz w:val="22"/>
          <w:szCs w:val="22"/>
        </w:rPr>
        <w:t>Temporal</w:t>
      </w:r>
      <w:r w:rsidRPr="3C9FE60A">
        <w:rPr>
          <w:rFonts w:asciiTheme="minorHAnsi" w:hAnsiTheme="minorHAnsi" w:cstheme="minorBidi"/>
          <w:color w:val="000000" w:themeColor="text1"/>
          <w:sz w:val="22"/>
          <w:szCs w:val="22"/>
        </w:rPr>
        <w:t xml:space="preserve">: La producción de estos cultivos depende del comportamiento de las lluvias y de la capacidad del suelo para captar el agua. Al respecto, tienen la ventaja de que el gasto en la producción es menor al no tener que invertir en el tema de riego. </w:t>
      </w:r>
    </w:p>
    <w:p w14:paraId="299F86BD" w14:textId="77777777" w:rsidR="00E831C8" w:rsidRDefault="00E831C8" w:rsidP="00D017A2">
      <w:pPr>
        <w:pStyle w:val="Subttulo"/>
        <w:spacing w:after="0" w:line="360" w:lineRule="auto"/>
        <w:rPr>
          <w:rStyle w:val="nfasis"/>
          <w:b/>
          <w:color w:val="000000" w:themeColor="text1"/>
        </w:rPr>
      </w:pPr>
    </w:p>
    <w:p w14:paraId="1265C279" w14:textId="3B7F9C64" w:rsidR="00E60A9A" w:rsidRPr="00153BBB" w:rsidRDefault="009752D0" w:rsidP="00D017A2">
      <w:pPr>
        <w:pStyle w:val="Subttulo"/>
        <w:spacing w:after="0" w:line="360" w:lineRule="auto"/>
        <w:rPr>
          <w:rFonts w:asciiTheme="majorHAnsi" w:hAnsiTheme="majorHAnsi" w:cstheme="majorHAnsi"/>
          <w:b/>
          <w:bCs/>
          <w:color w:val="000000" w:themeColor="text1"/>
        </w:rPr>
      </w:pPr>
      <w:r w:rsidRPr="00153BBB">
        <w:rPr>
          <w:rStyle w:val="nfasis"/>
          <w:rFonts w:asciiTheme="majorHAnsi" w:hAnsiTheme="majorHAnsi" w:cstheme="majorHAnsi"/>
          <w:b/>
          <w:bCs/>
          <w:color w:val="000000" w:themeColor="text1"/>
        </w:rPr>
        <w:t>Justificación</w:t>
      </w:r>
      <w:r w:rsidR="00E60A9A" w:rsidRPr="00153BBB">
        <w:rPr>
          <w:rFonts w:asciiTheme="majorHAnsi" w:hAnsiTheme="majorHAnsi" w:cstheme="majorHAnsi"/>
          <w:b/>
          <w:bCs/>
          <w:color w:val="000000" w:themeColor="text1"/>
          <w:sz w:val="24"/>
          <w:szCs w:val="24"/>
        </w:rPr>
        <w:t xml:space="preserve">  </w:t>
      </w:r>
    </w:p>
    <w:p w14:paraId="70C2DF30" w14:textId="5FBF24DC" w:rsidR="00D450BE" w:rsidRPr="00C911B7" w:rsidRDefault="00A7375F" w:rsidP="00D017A2">
      <w:pPr>
        <w:spacing w:after="0" w:line="360" w:lineRule="auto"/>
      </w:pPr>
      <w:r w:rsidRPr="00C911B7">
        <w:rPr>
          <w:rFonts w:cstheme="minorHAnsi"/>
        </w:rPr>
        <w:t>La relevancia de este proyecto radica en</w:t>
      </w:r>
      <w:r>
        <w:t xml:space="preserve"> la necesidad crítica de estabilizar la producción de jitomate en el Valle del Yaqui, un cultivo cuya alta sensibilidad a la humedad y al estrés térmico lo vuelve vulnerable ante las olas de calor y la irregularidad pluvial de Sonora. Debido a que la incertidumbre climática altera los ciclos fenológicos y la calidad del fruto, es imperativo transitar hacia una gestión técnica que sustituya los métodos tradicionales por el uso de pronósticos </w:t>
      </w:r>
      <w:proofErr w:type="spellStart"/>
      <w:r>
        <w:t>agroclimatológicos</w:t>
      </w:r>
      <w:proofErr w:type="spellEnd"/>
      <w:r>
        <w:t xml:space="preserve"> precisos. Al implementar estas herramientas tecnológicas, se busca optimizar el uso del agua y la aplicación de insumos, garantizando la rentabilidad de los productores y la competitividad de este producto esencial en el mercado, asegurando así la viabilidad económica frente a los desafíos ambientales extremos de la región.</w:t>
      </w:r>
      <w:r w:rsidR="00B308F6" w:rsidRPr="00C911B7">
        <w:rPr>
          <w:rFonts w:cstheme="minorHAnsi"/>
        </w:rPr>
        <w:t xml:space="preserve"> </w:t>
      </w:r>
      <w:r w:rsidR="00E60A9A" w:rsidRPr="00C911B7">
        <w:rPr>
          <w:rFonts w:cstheme="minorHAnsi"/>
          <w:color w:val="000000" w:themeColor="text1"/>
        </w:rPr>
        <w:t xml:space="preserve">Por </w:t>
      </w:r>
      <w:r w:rsidR="007B2FC3" w:rsidRPr="00C911B7">
        <w:rPr>
          <w:rFonts w:cstheme="minorHAnsi"/>
          <w:color w:val="000000" w:themeColor="text1"/>
        </w:rPr>
        <w:t>lo tanto</w:t>
      </w:r>
      <w:r w:rsidR="00E60A9A" w:rsidRPr="00C911B7">
        <w:rPr>
          <w:rFonts w:cstheme="minorHAnsi"/>
          <w:color w:val="000000" w:themeColor="text1"/>
        </w:rPr>
        <w:t>, el análisis de datos contribuye a identificar patrones en el comportamiento de la lluvia, lo que favorece una mejor planificación agrícola.</w:t>
      </w:r>
      <w:r w:rsidR="00844F7B">
        <w:rPr>
          <w:rFonts w:cstheme="minorHAnsi"/>
          <w:color w:val="000000" w:themeColor="text1"/>
        </w:rPr>
        <w:t xml:space="preserve"> </w:t>
      </w:r>
      <w:r w:rsidR="758C4245" w:rsidRPr="00C911B7">
        <w:t xml:space="preserve">De igual manera, es fundamental que este tipo de información sea </w:t>
      </w:r>
      <w:r w:rsidR="758C4245" w:rsidRPr="00C911B7">
        <w:lastRenderedPageBreak/>
        <w:t>accesible para todos los actores del sector agrícola, promoviendo una participación más equitativa en los procesos de toma de decisiones.</w:t>
      </w:r>
    </w:p>
    <w:p w14:paraId="2F920470" w14:textId="77777777" w:rsidR="00153BBB" w:rsidRDefault="00153BBB" w:rsidP="00D017A2">
      <w:pPr>
        <w:pStyle w:val="Subttulo"/>
        <w:spacing w:after="0" w:line="360" w:lineRule="auto"/>
        <w:rPr>
          <w:rStyle w:val="nfasis"/>
          <w:b/>
          <w:bCs/>
          <w:color w:val="000000" w:themeColor="text1"/>
        </w:rPr>
      </w:pPr>
    </w:p>
    <w:p w14:paraId="4FB2BFB8" w14:textId="26233416" w:rsidR="00A465EA" w:rsidRPr="00153BBB" w:rsidRDefault="009752D0" w:rsidP="00D017A2">
      <w:pPr>
        <w:pStyle w:val="Subttulo"/>
        <w:spacing w:after="0" w:line="360" w:lineRule="auto"/>
        <w:rPr>
          <w:rStyle w:val="nfasis"/>
          <w:rFonts w:asciiTheme="majorHAnsi" w:hAnsiTheme="majorHAnsi" w:cstheme="majorHAnsi"/>
          <w:b/>
          <w:bCs/>
          <w:color w:val="000000" w:themeColor="text1"/>
        </w:rPr>
      </w:pPr>
      <w:r w:rsidRPr="00153BBB">
        <w:rPr>
          <w:rStyle w:val="nfasis"/>
          <w:rFonts w:asciiTheme="majorHAnsi" w:hAnsiTheme="majorHAnsi" w:cstheme="majorHAnsi"/>
          <w:b/>
          <w:bCs/>
          <w:color w:val="000000" w:themeColor="text1"/>
        </w:rPr>
        <w:t>Objetivo</w:t>
      </w:r>
      <w:r w:rsidR="00D8362D" w:rsidRPr="00153BBB">
        <w:rPr>
          <w:rStyle w:val="nfasis"/>
          <w:rFonts w:asciiTheme="majorHAnsi" w:hAnsiTheme="majorHAnsi" w:cstheme="majorHAnsi"/>
          <w:b/>
          <w:bCs/>
          <w:color w:val="000000" w:themeColor="text1"/>
        </w:rPr>
        <w:t>s</w:t>
      </w:r>
    </w:p>
    <w:p w14:paraId="29951FB5" w14:textId="2F15C9B1" w:rsidR="00A465EA" w:rsidRPr="00C911B7" w:rsidRDefault="00A465EA" w:rsidP="00D017A2">
      <w:pPr>
        <w:pStyle w:val="Subttulo"/>
        <w:spacing w:after="0" w:line="360" w:lineRule="auto"/>
        <w:rPr>
          <w:rStyle w:val="nfasissutil"/>
          <w:rFonts w:cstheme="minorHAnsi"/>
          <w:b/>
          <w:bCs/>
          <w:i w:val="0"/>
          <w:iCs w:val="0"/>
          <w:color w:val="000000" w:themeColor="text1"/>
          <w:sz w:val="22"/>
          <w:szCs w:val="22"/>
        </w:rPr>
      </w:pPr>
      <w:r w:rsidRPr="00C911B7">
        <w:rPr>
          <w:rStyle w:val="nfasissutil"/>
          <w:rFonts w:cstheme="minorHAnsi"/>
          <w:b/>
          <w:bCs/>
          <w:i w:val="0"/>
          <w:iCs w:val="0"/>
          <w:color w:val="000000" w:themeColor="text1"/>
          <w:sz w:val="22"/>
          <w:szCs w:val="22"/>
        </w:rPr>
        <w:t xml:space="preserve">Objetivo general </w:t>
      </w:r>
    </w:p>
    <w:p w14:paraId="58EE3BB1" w14:textId="77777777" w:rsidR="00A465EA" w:rsidRPr="00C911B7" w:rsidRDefault="00A465EA" w:rsidP="00D017A2">
      <w:pPr>
        <w:spacing w:after="0" w:line="360" w:lineRule="auto"/>
        <w:jc w:val="both"/>
      </w:pPr>
      <w:r w:rsidRPr="00C911B7">
        <w:t xml:space="preserve">Analizar de manera detallada la influencia de la variabilidad del </w:t>
      </w:r>
      <w:proofErr w:type="spellStart"/>
      <w:r w:rsidRPr="00C911B7">
        <w:t>agroclima</w:t>
      </w:r>
      <w:proofErr w:type="spellEnd"/>
      <w:r w:rsidRPr="00C911B7">
        <w:t>, particularmente en relación con las lluvias y las temperaturas, en la producción del cultivo de jitomate en el estado de Sonora, con el fin de comprender cómo estas condiciones afectan el desarrollo, rendimiento y calidad del cultivo, así como su impacto en la toma de decisiones agrícolas y en la implementación de estrategias para mejorar la productividad.</w:t>
      </w:r>
    </w:p>
    <w:p w14:paraId="257081CB" w14:textId="77777777" w:rsidR="001E34DE" w:rsidRPr="00C911B7" w:rsidRDefault="001E34DE" w:rsidP="00D017A2">
      <w:pPr>
        <w:spacing w:after="0" w:line="360" w:lineRule="auto"/>
        <w:jc w:val="both"/>
      </w:pPr>
    </w:p>
    <w:p w14:paraId="4674E671" w14:textId="630968D3" w:rsidR="00A465EA" w:rsidRPr="00C911B7" w:rsidRDefault="00A465EA" w:rsidP="00D017A2">
      <w:pPr>
        <w:pStyle w:val="Subttulo"/>
        <w:spacing w:after="0" w:line="360" w:lineRule="auto"/>
        <w:rPr>
          <w:rStyle w:val="nfasissutil"/>
          <w:rFonts w:cstheme="minorHAnsi"/>
          <w:b/>
          <w:bCs/>
          <w:i w:val="0"/>
          <w:iCs w:val="0"/>
          <w:color w:val="000000" w:themeColor="text1"/>
          <w:sz w:val="22"/>
          <w:szCs w:val="22"/>
        </w:rPr>
      </w:pPr>
      <w:r w:rsidRPr="00C911B7">
        <w:rPr>
          <w:rStyle w:val="nfasissutil"/>
          <w:rFonts w:cstheme="minorHAnsi"/>
          <w:b/>
          <w:bCs/>
          <w:i w:val="0"/>
          <w:iCs w:val="0"/>
          <w:color w:val="000000" w:themeColor="text1"/>
          <w:sz w:val="22"/>
          <w:szCs w:val="22"/>
        </w:rPr>
        <w:t xml:space="preserve">Objetivos específicos </w:t>
      </w:r>
    </w:p>
    <w:p w14:paraId="004458D1" w14:textId="2A0323AA" w:rsidR="007C7D7F" w:rsidRPr="00C911B7" w:rsidRDefault="00256C1F" w:rsidP="00D017A2">
      <w:pPr>
        <w:pStyle w:val="Prrafodelista"/>
        <w:numPr>
          <w:ilvl w:val="0"/>
          <w:numId w:val="4"/>
        </w:numPr>
        <w:spacing w:after="0" w:line="360" w:lineRule="auto"/>
        <w:jc w:val="both"/>
      </w:pPr>
      <w:r w:rsidRPr="00C911B7">
        <w:t>I</w:t>
      </w:r>
      <w:r w:rsidR="00A465EA" w:rsidRPr="00C911B7">
        <w:t>dentificar y analizar las principales variaciones climáticas, especialmente en temperatura y precipitación, que se han presentado en el estado de Sonora en los últimos años, considerando su frecuencia, intensidad y efectos en el entorno agrícola.</w:t>
      </w:r>
    </w:p>
    <w:p w14:paraId="53D57CF9" w14:textId="3355271C" w:rsidR="007C7D7F" w:rsidRPr="00C911B7" w:rsidRDefault="00A465EA" w:rsidP="00D017A2">
      <w:pPr>
        <w:pStyle w:val="Prrafodelista"/>
        <w:numPr>
          <w:ilvl w:val="0"/>
          <w:numId w:val="4"/>
        </w:numPr>
        <w:spacing w:after="0" w:line="360" w:lineRule="auto"/>
        <w:jc w:val="both"/>
      </w:pPr>
      <w:r w:rsidRPr="00C911B7">
        <w:t>Examinar la relación entre las variaciones climáticas y el desarrollo del cultivo de jitomate, evaluando cómo influyen en cada etapa de crecimiento, desde la siembra hasta la cosecha, así como en el rendimiento final del producto.</w:t>
      </w:r>
    </w:p>
    <w:p w14:paraId="61764BCB" w14:textId="4EBEF517" w:rsidR="007C7D7F" w:rsidRPr="00C911B7" w:rsidRDefault="00A465EA" w:rsidP="00D017A2">
      <w:pPr>
        <w:pStyle w:val="Prrafodelista"/>
        <w:numPr>
          <w:ilvl w:val="0"/>
          <w:numId w:val="4"/>
        </w:numPr>
        <w:spacing w:after="0" w:line="360" w:lineRule="auto"/>
        <w:jc w:val="both"/>
      </w:pPr>
      <w:r w:rsidRPr="00C911B7">
        <w:t>Evaluar el papel del pronóstico climático como una herramienta para la planeación agrícola, determinando su importancia en la toma de decisiones relacionadas con la siembra, el uso de insumos y la gestión del agua.</w:t>
      </w:r>
    </w:p>
    <w:p w14:paraId="72949B6C" w14:textId="586712FE" w:rsidR="00A465EA" w:rsidRPr="00C911B7" w:rsidRDefault="00A465EA" w:rsidP="00D017A2">
      <w:pPr>
        <w:pStyle w:val="Prrafodelista"/>
        <w:numPr>
          <w:ilvl w:val="0"/>
          <w:numId w:val="4"/>
        </w:numPr>
        <w:spacing w:after="0" w:line="360" w:lineRule="auto"/>
        <w:jc w:val="both"/>
      </w:pPr>
      <w:r w:rsidRPr="00C911B7">
        <w:t>Describir el uso de tecnologías y herramientas de monitoreo climático que permiten a los productores adaptarse a las condiciones variables del clima, destacando su impacto en la eficiencia y sostenibilidad de la producción.</w:t>
      </w:r>
    </w:p>
    <w:p w14:paraId="584B8D66" w14:textId="77777777" w:rsidR="00B16BFE" w:rsidRDefault="00A465EA" w:rsidP="00D017A2">
      <w:pPr>
        <w:pStyle w:val="Prrafodelista"/>
        <w:numPr>
          <w:ilvl w:val="0"/>
          <w:numId w:val="4"/>
        </w:numPr>
        <w:spacing w:after="0" w:line="360" w:lineRule="auto"/>
        <w:jc w:val="both"/>
        <w:rPr>
          <w:b/>
          <w:bCs/>
          <w:sz w:val="24"/>
          <w:szCs w:val="24"/>
        </w:rPr>
      </w:pPr>
      <w:r w:rsidRPr="00C911B7">
        <w:t xml:space="preserve">Proponer estrategias y alternativas que contribuyan a reducir los riesgos asociados a la variabilidad del </w:t>
      </w:r>
      <w:proofErr w:type="spellStart"/>
      <w:r w:rsidRPr="00C911B7">
        <w:t>agroclima</w:t>
      </w:r>
      <w:proofErr w:type="spellEnd"/>
      <w:r w:rsidRPr="00C911B7">
        <w:t xml:space="preserve">, con el propósito de mejorar la producción y calidad del cultivo de jitomate en condiciones climáticas adversas y prevenir pérdidas económicas </w:t>
      </w:r>
      <w:r w:rsidR="007C7D7F" w:rsidRPr="00C911B7">
        <w:rPr>
          <w:b/>
          <w:bCs/>
        </w:rPr>
        <w:tab/>
      </w:r>
      <w:r w:rsidR="007C7D7F" w:rsidRPr="00C911B7">
        <w:rPr>
          <w:b/>
          <w:bCs/>
        </w:rPr>
        <w:tab/>
      </w:r>
      <w:r w:rsidR="007C7D7F" w:rsidRPr="00C911B7">
        <w:rPr>
          <w:b/>
          <w:bCs/>
        </w:rPr>
        <w:tab/>
      </w:r>
      <w:r w:rsidR="007C7D7F" w:rsidRPr="00C911B7">
        <w:rPr>
          <w:b/>
          <w:bCs/>
        </w:rPr>
        <w:tab/>
      </w:r>
      <w:r w:rsidR="007C7D7F" w:rsidRPr="00C911B7">
        <w:rPr>
          <w:b/>
          <w:bCs/>
        </w:rPr>
        <w:tab/>
      </w:r>
      <w:r w:rsidR="007C7D7F" w:rsidRPr="00C911B7">
        <w:rPr>
          <w:b/>
          <w:bCs/>
        </w:rPr>
        <w:tab/>
      </w:r>
      <w:r w:rsidR="007C7D7F" w:rsidRPr="00C911B7">
        <w:rPr>
          <w:b/>
          <w:bCs/>
        </w:rPr>
        <w:tab/>
      </w:r>
      <w:r w:rsidR="007C7D7F" w:rsidRPr="00C911B7">
        <w:rPr>
          <w:b/>
          <w:bCs/>
        </w:rPr>
        <w:tab/>
      </w:r>
      <w:r w:rsidR="007C7D7F" w:rsidRPr="00C911B7">
        <w:rPr>
          <w:b/>
          <w:bCs/>
        </w:rPr>
        <w:tab/>
      </w:r>
      <w:r w:rsidR="007C7D7F" w:rsidRPr="00C911B7">
        <w:rPr>
          <w:b/>
          <w:bCs/>
        </w:rPr>
        <w:tab/>
      </w:r>
      <w:r w:rsidR="007C7D7F" w:rsidRPr="00C911B7">
        <w:rPr>
          <w:b/>
          <w:bCs/>
        </w:rPr>
        <w:tab/>
      </w:r>
      <w:r w:rsidR="007C7D7F" w:rsidRPr="00C911B7">
        <w:rPr>
          <w:b/>
          <w:bCs/>
        </w:rPr>
        <w:tab/>
      </w:r>
      <w:r w:rsidR="007C7D7F" w:rsidRPr="00C911B7">
        <w:rPr>
          <w:b/>
          <w:bCs/>
        </w:rPr>
        <w:tab/>
      </w:r>
      <w:r w:rsidR="007C7D7F" w:rsidRPr="00C911B7">
        <w:rPr>
          <w:b/>
          <w:bCs/>
        </w:rPr>
        <w:tab/>
      </w:r>
      <w:r w:rsidR="007C7D7F" w:rsidRPr="00C911B7">
        <w:rPr>
          <w:b/>
          <w:bCs/>
        </w:rPr>
        <w:tab/>
      </w:r>
      <w:r w:rsidR="007C7D7F" w:rsidRPr="00B16BFE">
        <w:rPr>
          <w:b/>
          <w:bCs/>
          <w:sz w:val="24"/>
          <w:szCs w:val="24"/>
        </w:rPr>
        <w:tab/>
      </w:r>
    </w:p>
    <w:p w14:paraId="38459A6F" w14:textId="77777777" w:rsidR="001A450B" w:rsidRPr="008F71F5" w:rsidRDefault="009752D0" w:rsidP="00D017A2">
      <w:pPr>
        <w:pStyle w:val="Subttulo"/>
        <w:spacing w:after="0" w:line="360" w:lineRule="auto"/>
        <w:rPr>
          <w:rFonts w:asciiTheme="majorHAnsi" w:hAnsiTheme="majorHAnsi" w:cstheme="majorHAnsi"/>
          <w:b/>
          <w:bCs/>
          <w:i/>
          <w:iCs/>
          <w:color w:val="000000" w:themeColor="text1"/>
        </w:rPr>
      </w:pPr>
      <w:r w:rsidRPr="008F71F5">
        <w:rPr>
          <w:rFonts w:asciiTheme="majorHAnsi" w:hAnsiTheme="majorHAnsi" w:cstheme="majorHAnsi"/>
          <w:b/>
          <w:bCs/>
          <w:i/>
          <w:iCs/>
          <w:color w:val="000000" w:themeColor="text1"/>
        </w:rPr>
        <w:t>Fuente de datos</w:t>
      </w:r>
    </w:p>
    <w:p w14:paraId="6569AF08" w14:textId="1266F4CA" w:rsidR="00173DEE" w:rsidRPr="00173DEE" w:rsidRDefault="00173DEE" w:rsidP="00594EFB">
      <w:pPr>
        <w:spacing w:after="0" w:line="360" w:lineRule="auto"/>
        <w:jc w:val="both"/>
        <w:rPr>
          <w:sz w:val="24"/>
          <w:szCs w:val="24"/>
        </w:rPr>
      </w:pPr>
      <w:r w:rsidRPr="00173DEE">
        <w:rPr>
          <w:sz w:val="24"/>
          <w:szCs w:val="24"/>
        </w:rPr>
        <w:t xml:space="preserve">Para el desarrollo de </w:t>
      </w:r>
      <w:r w:rsidR="00607C21">
        <w:rPr>
          <w:sz w:val="24"/>
          <w:szCs w:val="24"/>
        </w:rPr>
        <w:t xml:space="preserve">la </w:t>
      </w:r>
      <w:r w:rsidRPr="00173DEE">
        <w:rPr>
          <w:sz w:val="24"/>
          <w:szCs w:val="24"/>
        </w:rPr>
        <w:t xml:space="preserve">investigación, se utilizarán diversas fuentes de datos confiables que permiten analizar la relación entre la variabilidad del </w:t>
      </w:r>
      <w:proofErr w:type="spellStart"/>
      <w:r w:rsidRPr="00173DEE">
        <w:rPr>
          <w:sz w:val="24"/>
          <w:szCs w:val="24"/>
        </w:rPr>
        <w:t>agroclima</w:t>
      </w:r>
      <w:proofErr w:type="spellEnd"/>
      <w:r w:rsidRPr="00173DEE">
        <w:rPr>
          <w:sz w:val="24"/>
          <w:szCs w:val="24"/>
        </w:rPr>
        <w:t xml:space="preserve"> y la producción del cultivo de jitomate en el </w:t>
      </w:r>
      <w:r w:rsidR="00116B96">
        <w:rPr>
          <w:sz w:val="24"/>
          <w:szCs w:val="24"/>
        </w:rPr>
        <w:t>e</w:t>
      </w:r>
      <w:r w:rsidRPr="00173DEE">
        <w:rPr>
          <w:sz w:val="24"/>
          <w:szCs w:val="24"/>
        </w:rPr>
        <w:t>stado de Sonora.</w:t>
      </w:r>
    </w:p>
    <w:p w14:paraId="226CB16E" w14:textId="13FC1CBA" w:rsidR="00173DEE" w:rsidRPr="00173DEE" w:rsidRDefault="00173DEE" w:rsidP="00594EFB">
      <w:pPr>
        <w:spacing w:after="0" w:line="360" w:lineRule="auto"/>
        <w:jc w:val="both"/>
        <w:rPr>
          <w:sz w:val="24"/>
          <w:szCs w:val="24"/>
        </w:rPr>
      </w:pPr>
      <w:r w:rsidRPr="00173DEE">
        <w:rPr>
          <w:sz w:val="24"/>
          <w:szCs w:val="24"/>
        </w:rPr>
        <w:t>En primer lugar,</w:t>
      </w:r>
      <w:r w:rsidR="008E7A1A">
        <w:rPr>
          <w:sz w:val="24"/>
          <w:szCs w:val="24"/>
        </w:rPr>
        <w:t xml:space="preserve"> </w:t>
      </w:r>
      <w:r w:rsidRPr="00173DEE">
        <w:rPr>
          <w:sz w:val="24"/>
          <w:szCs w:val="24"/>
        </w:rPr>
        <w:t>se emplearán datos climatológicos obtenidos del Servicio Meteorológico Nacional, los cuales proporcionan información sobre temperaturas, precipitaciones y comportamiento histórico del clima en la región. Estos datos permiten identificar patrones climáticos y variaciones relevantes para el análisis.</w:t>
      </w:r>
    </w:p>
    <w:p w14:paraId="3EDF958A" w14:textId="77777777" w:rsidR="00173DEE" w:rsidRPr="00173DEE" w:rsidRDefault="00173DEE" w:rsidP="00594EFB">
      <w:pPr>
        <w:spacing w:after="0" w:line="360" w:lineRule="auto"/>
        <w:jc w:val="both"/>
        <w:rPr>
          <w:sz w:val="24"/>
          <w:szCs w:val="24"/>
        </w:rPr>
      </w:pPr>
      <w:r w:rsidRPr="00173DEE">
        <w:rPr>
          <w:sz w:val="24"/>
          <w:szCs w:val="24"/>
        </w:rPr>
        <w:lastRenderedPageBreak/>
        <w:t>Asimismo, se utilizarán datos sobre disponibilidad y gestión del agua provenientes de la Comisión Nacional del Agua, los cuales son fundamentales para comprender las condiciones hídricas que afectan la producción agrícola en Sonora.</w:t>
      </w:r>
    </w:p>
    <w:p w14:paraId="22789B0A" w14:textId="7F82F88B" w:rsidR="00173DEE" w:rsidRPr="00173DEE" w:rsidRDefault="00CE0855" w:rsidP="00594EFB">
      <w:pPr>
        <w:spacing w:after="0" w:line="360" w:lineRule="auto"/>
        <w:jc w:val="both"/>
        <w:rPr>
          <w:sz w:val="24"/>
          <w:szCs w:val="24"/>
        </w:rPr>
      </w:pPr>
      <w:r>
        <w:rPr>
          <w:sz w:val="24"/>
          <w:szCs w:val="24"/>
        </w:rPr>
        <w:t xml:space="preserve">Se </w:t>
      </w:r>
      <w:r w:rsidR="00173DEE" w:rsidRPr="00173DEE">
        <w:rPr>
          <w:sz w:val="24"/>
          <w:szCs w:val="24"/>
        </w:rPr>
        <w:t>recurrirá a información estadística del Instituto Nacional de Estadística y Geografía, con el fin de analizar aspectos relacionados con la producción agrícola, superficie cultivada y características del sector en la región.</w:t>
      </w:r>
    </w:p>
    <w:p w14:paraId="07E08230" w14:textId="77777777" w:rsidR="00173DEE" w:rsidRPr="00173DEE" w:rsidRDefault="00173DEE" w:rsidP="00594EFB">
      <w:pPr>
        <w:spacing w:after="0" w:line="360" w:lineRule="auto"/>
        <w:jc w:val="both"/>
        <w:rPr>
          <w:sz w:val="24"/>
          <w:szCs w:val="24"/>
        </w:rPr>
      </w:pPr>
      <w:r w:rsidRPr="00173DEE">
        <w:rPr>
          <w:sz w:val="24"/>
          <w:szCs w:val="24"/>
        </w:rPr>
        <w:t>De igual forma, se consultarán datos específicos sobre la producción de jitomate a través del Sistema de Información Agroalimentaria y Pesquera, lo que permitirá evaluar el rendimiento del cultivo y su comportamiento en distintos periodos.</w:t>
      </w:r>
    </w:p>
    <w:p w14:paraId="255EA5F0" w14:textId="4AEF1DB7" w:rsidR="00173DEE" w:rsidRPr="00173DEE" w:rsidRDefault="00173DEE" w:rsidP="00594EFB">
      <w:pPr>
        <w:spacing w:after="0" w:line="360" w:lineRule="auto"/>
        <w:jc w:val="both"/>
        <w:rPr>
          <w:sz w:val="24"/>
          <w:szCs w:val="24"/>
        </w:rPr>
      </w:pPr>
      <w:r w:rsidRPr="00173DEE">
        <w:rPr>
          <w:sz w:val="24"/>
          <w:szCs w:val="24"/>
        </w:rPr>
        <w:t>Finalmente, se considerarán informes y estudios de organismos internacionales como la Organización de las Naciones Unidas para la Alimentación y la Agricultura, los cuales aportan información complementaria sobre el impacto del clima en la agricultura y las características del cultivo de jitomate a nivel global.</w:t>
      </w:r>
    </w:p>
    <w:p w14:paraId="7293FACA" w14:textId="77777777" w:rsidR="00607C21" w:rsidRDefault="00607C21" w:rsidP="00594EFB">
      <w:pPr>
        <w:spacing w:after="0" w:line="360" w:lineRule="auto"/>
        <w:jc w:val="both"/>
        <w:rPr>
          <w:b/>
          <w:bCs/>
          <w:sz w:val="24"/>
          <w:szCs w:val="24"/>
        </w:rPr>
      </w:pPr>
      <w:r>
        <w:rPr>
          <w:rFonts w:cstheme="minorHAnsi"/>
          <w:sz w:val="24"/>
          <w:szCs w:val="24"/>
        </w:rPr>
        <w:t>S</w:t>
      </w:r>
      <w:r w:rsidR="001A450B" w:rsidRPr="001A450B">
        <w:rPr>
          <w:rFonts w:cstheme="minorHAnsi"/>
          <w:sz w:val="24"/>
          <w:szCs w:val="24"/>
        </w:rPr>
        <w:t>e consideran fuentes institucionales como CONAGUA y INEGI, las cuales proporcionan información confiable y actualizada</w:t>
      </w:r>
      <w:r>
        <w:rPr>
          <w:rFonts w:cstheme="minorHAnsi"/>
          <w:sz w:val="24"/>
          <w:szCs w:val="24"/>
        </w:rPr>
        <w:t>, e</w:t>
      </w:r>
      <w:r w:rsidR="001A450B" w:rsidRPr="001A450B">
        <w:rPr>
          <w:rFonts w:cstheme="minorHAnsi"/>
          <w:sz w:val="24"/>
          <w:szCs w:val="24"/>
        </w:rPr>
        <w:t>stos datos serán analizados mediante un proceso estructurado que incluye su revisión, depuración y organización, con el objetivo de garantizar su utilidad en la toma de decisiones.</w:t>
      </w:r>
      <w:r w:rsidR="009752D0" w:rsidRPr="009752D0">
        <w:rPr>
          <w:b/>
          <w:bCs/>
          <w:sz w:val="24"/>
          <w:szCs w:val="24"/>
        </w:rPr>
        <w:t xml:space="preserve"> </w:t>
      </w:r>
    </w:p>
    <w:p w14:paraId="09F90A67" w14:textId="77777777" w:rsidR="008F71F5" w:rsidRDefault="008F71F5" w:rsidP="00D017A2">
      <w:pPr>
        <w:pStyle w:val="Subttulo"/>
        <w:spacing w:after="0" w:line="360" w:lineRule="auto"/>
        <w:rPr>
          <w:b/>
          <w:bCs/>
          <w:i/>
          <w:iCs/>
          <w:color w:val="000000" w:themeColor="text1"/>
        </w:rPr>
      </w:pPr>
    </w:p>
    <w:p w14:paraId="387365B4" w14:textId="0E688EF2" w:rsidR="00897D93" w:rsidRPr="00F16F57" w:rsidRDefault="009752D0" w:rsidP="00D017A2">
      <w:pPr>
        <w:pStyle w:val="Subttulo"/>
        <w:spacing w:after="0" w:line="360" w:lineRule="auto"/>
        <w:rPr>
          <w:rFonts w:asciiTheme="majorHAnsi" w:hAnsiTheme="majorHAnsi" w:cstheme="majorHAnsi"/>
          <w:b/>
          <w:bCs/>
          <w:i/>
          <w:iCs/>
          <w:color w:val="000000" w:themeColor="text1"/>
        </w:rPr>
      </w:pPr>
      <w:r w:rsidRPr="00F16F57">
        <w:rPr>
          <w:rFonts w:asciiTheme="majorHAnsi" w:hAnsiTheme="majorHAnsi" w:cstheme="majorHAnsi"/>
          <w:b/>
          <w:bCs/>
          <w:i/>
          <w:iCs/>
          <w:color w:val="000000" w:themeColor="text1"/>
        </w:rPr>
        <w:t xml:space="preserve">Marco contextual </w:t>
      </w:r>
    </w:p>
    <w:p w14:paraId="482CD0F9" w14:textId="327D133B" w:rsidR="00E60A9A" w:rsidRPr="005E3808" w:rsidRDefault="00E60A9A" w:rsidP="00D017A2">
      <w:pPr>
        <w:pStyle w:val="Prrafodelista"/>
        <w:numPr>
          <w:ilvl w:val="0"/>
          <w:numId w:val="5"/>
        </w:numPr>
        <w:spacing w:after="0" w:line="360" w:lineRule="auto"/>
      </w:pPr>
      <w:r w:rsidRPr="005E3808">
        <w:t xml:space="preserve">El presente estudio se desarrolla en el </w:t>
      </w:r>
      <w:r w:rsidR="00E45108">
        <w:t xml:space="preserve">Valle de Yaqui, ubicado en el municipio de Cajeme, en el </w:t>
      </w:r>
      <w:r w:rsidRPr="005E3808">
        <w:t xml:space="preserve">estado de Sonora, México, </w:t>
      </w:r>
      <w:r w:rsidR="007763C5">
        <w:t>ésta es</w:t>
      </w:r>
      <w:r w:rsidRPr="005E3808">
        <w:t xml:space="preserve"> una región caracterizada por su clima mayormente árido y semiárido, con altas temperaturas durante gran parte del año y precipitaciones escasas e irregulares, lo que limita la disponibilidad de agua para las actividades agrícolas (Comisión Nacional del Agua, </w:t>
      </w:r>
      <w:r w:rsidR="000B5526">
        <w:t>S.F.</w:t>
      </w:r>
      <w:r w:rsidRPr="005E3808">
        <w:t>).</w:t>
      </w:r>
    </w:p>
    <w:p w14:paraId="5DC5D8DE" w14:textId="11359922" w:rsidR="00E60A9A" w:rsidRPr="005E3808" w:rsidRDefault="00E60A9A" w:rsidP="00D017A2">
      <w:pPr>
        <w:pStyle w:val="Prrafodelista"/>
        <w:numPr>
          <w:ilvl w:val="0"/>
          <w:numId w:val="5"/>
        </w:numPr>
        <w:spacing w:after="0" w:line="360" w:lineRule="auto"/>
      </w:pPr>
      <w:r w:rsidRPr="005E3808">
        <w:t xml:space="preserve">En esta región, la agricultura representa una </w:t>
      </w:r>
      <w:r w:rsidR="0057413F">
        <w:t xml:space="preserve">importante </w:t>
      </w:r>
      <w:r w:rsidRPr="005E3808">
        <w:t>actividad económica</w:t>
      </w:r>
      <w:r w:rsidR="006748E5" w:rsidRPr="006748E5">
        <w:t xml:space="preserve">, sustentada principalmente en </w:t>
      </w:r>
      <w:r w:rsidRPr="005E3808">
        <w:t xml:space="preserve">sistemas de riego </w:t>
      </w:r>
      <w:r w:rsidR="006748E5" w:rsidRPr="006748E5">
        <w:t>tecnificado</w:t>
      </w:r>
      <w:r w:rsidR="00717CBD">
        <w:t xml:space="preserve">. </w:t>
      </w:r>
      <w:r w:rsidR="006748E5" w:rsidRPr="006748E5">
        <w:t>La</w:t>
      </w:r>
      <w:r w:rsidRPr="005E3808">
        <w:t xml:space="preserve"> producción agrícola </w:t>
      </w:r>
      <w:r w:rsidR="006748E5" w:rsidRPr="006748E5">
        <w:t xml:space="preserve">está estrechamente ligada a </w:t>
      </w:r>
      <w:r w:rsidRPr="005E3808">
        <w:t xml:space="preserve">las condiciones climáticas, </w:t>
      </w:r>
      <w:r w:rsidR="006748E5" w:rsidRPr="006748E5">
        <w:t>en particular a los volúmenes</w:t>
      </w:r>
      <w:r w:rsidRPr="005E3808">
        <w:t xml:space="preserve"> de agua </w:t>
      </w:r>
      <w:r w:rsidR="006748E5" w:rsidRPr="006748E5">
        <w:t xml:space="preserve">disponibles en las presas </w:t>
      </w:r>
      <w:r w:rsidRPr="005E3808">
        <w:t xml:space="preserve">y </w:t>
      </w:r>
      <w:r w:rsidR="006748E5" w:rsidRPr="006748E5">
        <w:t>al</w:t>
      </w:r>
      <w:r w:rsidRPr="005E3808">
        <w:t xml:space="preserve"> comportamiento de las lluvias (Secretaría de Agricultura y Desarrollo Rural, 2022).</w:t>
      </w:r>
    </w:p>
    <w:p w14:paraId="7A84DF48" w14:textId="4B55C275" w:rsidR="004D305C" w:rsidRDefault="00995F48" w:rsidP="001B3CB2">
      <w:pPr>
        <w:pStyle w:val="Prrafodelista"/>
        <w:numPr>
          <w:ilvl w:val="0"/>
          <w:numId w:val="5"/>
        </w:numPr>
        <w:spacing w:after="0" w:line="360" w:lineRule="auto"/>
      </w:pPr>
      <w:r>
        <w:t xml:space="preserve">El </w:t>
      </w:r>
      <w:r w:rsidR="00F20191" w:rsidRPr="00F20191">
        <w:t>cultivo de jitomate ha cobrado gran relevancia en el Valle del Yaqui debido a su alto valor comercial y a la demanda que alcanza tanto</w:t>
      </w:r>
      <w:r w:rsidR="00331DB6">
        <w:t xml:space="preserve"> </w:t>
      </w:r>
      <w:r w:rsidR="00F20191" w:rsidRPr="00F20191">
        <w:t>el mercado nacional como el de exportación. Este cultivo, desarrollado en sistemas a cielo abierto y bajo agricultura protegida, requiere condiciones precisas de temperatura y humedad, por lo que resulta altamente sensible a los cambios y fluctuaciones del clima (Organización de las Naciones Unidas para la Alimentación y la Agricultura, 2021).</w:t>
      </w:r>
    </w:p>
    <w:p w14:paraId="36E23EDF" w14:textId="29F40882" w:rsidR="00891900" w:rsidRDefault="00891900" w:rsidP="00594EFB">
      <w:pPr>
        <w:pStyle w:val="Prrafodelista"/>
        <w:numPr>
          <w:ilvl w:val="0"/>
          <w:numId w:val="5"/>
        </w:numPr>
        <w:spacing w:after="0" w:line="360" w:lineRule="auto"/>
      </w:pPr>
      <w:r w:rsidRPr="00891900">
        <w:t xml:space="preserve">En los últimos años, la variabilidad climática ha provocado alteraciones notables en los ciclos agrícolas del Valle del Yaqui, como el retraso o adelanto de las lluvias, la reducción en los niveles de almacenamiento de </w:t>
      </w:r>
      <w:r w:rsidRPr="00891900">
        <w:lastRenderedPageBreak/>
        <w:t xml:space="preserve">las presas y el incremento de temperaturas extremas. Estas condiciones afectan de manera directa la producción de jitomate, al generar estrés hídrico, disminución en el rendimiento y deterioro en la calidad del </w:t>
      </w:r>
      <w:r w:rsidR="00F73B3C">
        <w:t>cultivo</w:t>
      </w:r>
      <w:r w:rsidRPr="00891900">
        <w:t xml:space="preserve"> (Servicio Meteorológico Nacional, 2023).</w:t>
      </w:r>
    </w:p>
    <w:p w14:paraId="431B8C0D" w14:textId="0BDBB395" w:rsidR="005408CF" w:rsidRDefault="00446246" w:rsidP="00C323A8">
      <w:pPr>
        <w:pStyle w:val="Prrafodelista"/>
        <w:numPr>
          <w:ilvl w:val="0"/>
          <w:numId w:val="5"/>
        </w:numPr>
        <w:spacing w:line="360" w:lineRule="auto"/>
      </w:pPr>
      <w:r w:rsidRPr="00446246">
        <w:t xml:space="preserve">Ante este panorama, los productores agrícolas del Valle del Yaqui, </w:t>
      </w:r>
      <w:r w:rsidR="00C323A8">
        <w:t>Sonora</w:t>
      </w:r>
      <w:r w:rsidRPr="00446246">
        <w:t>, enfrentan el reto de adaptarse a condiciones climáticas cada vez más variables y a una menor disponibilidad de agua, con el propósito de mantener la rentabilidad y la sostenibilidad del cultivo de jitomate en la región.</w:t>
      </w:r>
    </w:p>
    <w:p w14:paraId="2452397B" w14:textId="77777777" w:rsidR="00774950" w:rsidRPr="00594EFB" w:rsidRDefault="00774950" w:rsidP="00774950">
      <w:pPr>
        <w:spacing w:line="360" w:lineRule="auto"/>
        <w:ind w:left="360"/>
      </w:pPr>
    </w:p>
    <w:p w14:paraId="0CCF6794" w14:textId="52B60D4B" w:rsidR="00E577AF" w:rsidRDefault="00BE39FA" w:rsidP="00594EFB">
      <w:pPr>
        <w:spacing w:after="0" w:line="360" w:lineRule="auto"/>
        <w:jc w:val="both"/>
        <w:rPr>
          <w:rFonts w:cstheme="minorHAnsi"/>
        </w:rPr>
      </w:pPr>
      <w:r w:rsidRPr="00A637D7">
        <w:rPr>
          <w:rFonts w:asciiTheme="majorHAnsi" w:hAnsiTheme="majorHAnsi" w:cstheme="majorHAnsi"/>
          <w:b/>
          <w:bCs/>
          <w:i/>
          <w:iCs/>
          <w:sz w:val="28"/>
          <w:szCs w:val="28"/>
        </w:rPr>
        <w:t xml:space="preserve">UCA: </w:t>
      </w:r>
      <w:r w:rsidR="00964622">
        <w:rPr>
          <w:rFonts w:asciiTheme="majorHAnsi" w:hAnsiTheme="majorHAnsi" w:cstheme="majorHAnsi"/>
          <w:b/>
          <w:bCs/>
          <w:i/>
          <w:iCs/>
          <w:sz w:val="28"/>
          <w:szCs w:val="28"/>
        </w:rPr>
        <w:t>C</w:t>
      </w:r>
      <w:r w:rsidR="00964622" w:rsidRPr="00A637D7">
        <w:rPr>
          <w:rFonts w:asciiTheme="majorHAnsi" w:hAnsiTheme="majorHAnsi" w:cstheme="majorHAnsi"/>
          <w:b/>
          <w:bCs/>
          <w:i/>
          <w:iCs/>
          <w:sz w:val="28"/>
          <w:szCs w:val="28"/>
        </w:rPr>
        <w:t xml:space="preserve">iencia de </w:t>
      </w:r>
      <w:r w:rsidR="00964622">
        <w:rPr>
          <w:rFonts w:asciiTheme="majorHAnsi" w:hAnsiTheme="majorHAnsi" w:cstheme="majorHAnsi"/>
          <w:b/>
          <w:bCs/>
          <w:i/>
          <w:iCs/>
          <w:sz w:val="28"/>
          <w:szCs w:val="28"/>
        </w:rPr>
        <w:t>D</w:t>
      </w:r>
      <w:r w:rsidR="00964622" w:rsidRPr="00A637D7">
        <w:rPr>
          <w:rFonts w:asciiTheme="majorHAnsi" w:hAnsiTheme="majorHAnsi" w:cstheme="majorHAnsi"/>
          <w:b/>
          <w:bCs/>
          <w:i/>
          <w:iCs/>
          <w:sz w:val="28"/>
          <w:szCs w:val="28"/>
        </w:rPr>
        <w:t xml:space="preserve">atos </w:t>
      </w:r>
      <w:r w:rsidR="0036480C" w:rsidRPr="00E055C7">
        <w:rPr>
          <w:b/>
          <w:bCs/>
          <w:i/>
          <w:iCs/>
          <w:sz w:val="24"/>
          <w:szCs w:val="24"/>
        </w:rPr>
        <w:t xml:space="preserve">                                                                                      </w:t>
      </w:r>
      <w:r w:rsidR="0036480C" w:rsidRPr="00E055C7">
        <w:rPr>
          <w:sz w:val="24"/>
          <w:szCs w:val="24"/>
        </w:rPr>
        <w:tab/>
      </w:r>
      <w:r w:rsidR="0036480C" w:rsidRPr="00E055C7">
        <w:rPr>
          <w:sz w:val="24"/>
          <w:szCs w:val="24"/>
        </w:rPr>
        <w:tab/>
        <w:t xml:space="preserve">                                    </w:t>
      </w:r>
      <w:r w:rsidR="009A5DDD">
        <w:rPr>
          <w:rFonts w:cstheme="minorHAnsi"/>
        </w:rPr>
        <w:t>Se deben usar</w:t>
      </w:r>
      <w:r w:rsidRPr="005E3808">
        <w:rPr>
          <w:rFonts w:cstheme="minorHAnsi"/>
        </w:rPr>
        <w:t xml:space="preserve"> las "</w:t>
      </w:r>
      <w:proofErr w:type="spellStart"/>
      <w:r w:rsidRPr="005E3808">
        <w:rPr>
          <w:rFonts w:cstheme="minorHAnsi"/>
        </w:rPr>
        <w:t>V</w:t>
      </w:r>
      <w:r w:rsidR="00BB2473">
        <w:rPr>
          <w:rFonts w:cstheme="minorHAnsi"/>
        </w:rPr>
        <w:t>’s</w:t>
      </w:r>
      <w:proofErr w:type="spellEnd"/>
      <w:r w:rsidRPr="005E3808">
        <w:rPr>
          <w:rFonts w:cstheme="minorHAnsi"/>
        </w:rPr>
        <w:t>" del Big Data</w:t>
      </w:r>
      <w:r w:rsidR="00494010">
        <w:rPr>
          <w:rFonts w:cstheme="minorHAnsi"/>
        </w:rPr>
        <w:t xml:space="preserve"> </w:t>
      </w:r>
      <w:r w:rsidR="003216DF">
        <w:rPr>
          <w:rFonts w:cstheme="minorHAnsi"/>
        </w:rPr>
        <w:t>ya que</w:t>
      </w:r>
      <w:r w:rsidRPr="005E3808">
        <w:rPr>
          <w:rFonts w:cstheme="minorHAnsi"/>
        </w:rPr>
        <w:t xml:space="preserve">, al momento de depurar la información, </w:t>
      </w:r>
      <w:r w:rsidR="009A5DDD">
        <w:rPr>
          <w:rFonts w:cstheme="minorHAnsi"/>
        </w:rPr>
        <w:t>éstas</w:t>
      </w:r>
      <w:r w:rsidRPr="005E3808">
        <w:rPr>
          <w:rFonts w:cstheme="minorHAnsi"/>
        </w:rPr>
        <w:t xml:space="preserve"> serán de gran ayuda</w:t>
      </w:r>
      <w:r w:rsidR="00D81122" w:rsidRPr="005E3808">
        <w:rPr>
          <w:rFonts w:cstheme="minorHAnsi"/>
        </w:rPr>
        <w:t xml:space="preserve"> </w:t>
      </w:r>
      <w:r w:rsidR="00A70082">
        <w:rPr>
          <w:rFonts w:cstheme="minorHAnsi"/>
        </w:rPr>
        <w:t>por</w:t>
      </w:r>
      <w:r w:rsidRPr="005E3808">
        <w:rPr>
          <w:rFonts w:cstheme="minorHAnsi"/>
        </w:rPr>
        <w:t xml:space="preserve">que </w:t>
      </w:r>
      <w:r w:rsidR="00757C06">
        <w:rPr>
          <w:rFonts w:cstheme="minorHAnsi"/>
        </w:rPr>
        <w:t>al manejar</w:t>
      </w:r>
      <w:r w:rsidRPr="005E3808">
        <w:rPr>
          <w:rFonts w:cstheme="minorHAnsi"/>
        </w:rPr>
        <w:t xml:space="preserve"> grandes volúmenes de dato</w:t>
      </w:r>
      <w:r w:rsidR="00B213FD" w:rsidRPr="005E3808">
        <w:rPr>
          <w:rFonts w:cstheme="minorHAnsi"/>
        </w:rPr>
        <w:t xml:space="preserve">s </w:t>
      </w:r>
      <w:r w:rsidR="00F91202">
        <w:rPr>
          <w:rFonts w:cstheme="minorHAnsi"/>
        </w:rPr>
        <w:t>se</w:t>
      </w:r>
      <w:r w:rsidR="00B213FD" w:rsidRPr="005E3808">
        <w:rPr>
          <w:rFonts w:cstheme="minorHAnsi"/>
        </w:rPr>
        <w:t xml:space="preserve"> </w:t>
      </w:r>
      <w:r w:rsidR="00F91202">
        <w:rPr>
          <w:rFonts w:cstheme="minorHAnsi"/>
        </w:rPr>
        <w:t>debe</w:t>
      </w:r>
      <w:r w:rsidRPr="005E3808">
        <w:rPr>
          <w:rFonts w:cstheme="minorHAnsi"/>
        </w:rPr>
        <w:t xml:space="preserve"> verificar su veracidad y viabilidad para comenzar a limpiar aquellos que aporten valor</w:t>
      </w:r>
      <w:r w:rsidR="009C75FA">
        <w:rPr>
          <w:rFonts w:cstheme="minorHAnsi"/>
        </w:rPr>
        <w:t xml:space="preserve"> de los que no</w:t>
      </w:r>
      <w:r w:rsidRPr="005E3808">
        <w:rPr>
          <w:rFonts w:cstheme="minorHAnsi"/>
        </w:rPr>
        <w:t xml:space="preserve">. </w:t>
      </w:r>
      <w:r w:rsidR="00B36EC7">
        <w:rPr>
          <w:rFonts w:cstheme="minorHAnsi"/>
        </w:rPr>
        <w:t xml:space="preserve">Además de que </w:t>
      </w:r>
      <w:r w:rsidR="00A65B20">
        <w:rPr>
          <w:rFonts w:cstheme="minorHAnsi"/>
        </w:rPr>
        <w:t>co</w:t>
      </w:r>
      <w:r w:rsidR="00A5674F">
        <w:rPr>
          <w:rFonts w:cstheme="minorHAnsi"/>
        </w:rPr>
        <w:t>n</w:t>
      </w:r>
      <w:r w:rsidR="00E618FF">
        <w:rPr>
          <w:rFonts w:cstheme="minorHAnsi"/>
        </w:rPr>
        <w:t xml:space="preserve"> los</w:t>
      </w:r>
      <w:r w:rsidR="00A5674F">
        <w:rPr>
          <w:rFonts w:cstheme="minorHAnsi"/>
        </w:rPr>
        <w:t xml:space="preserve"> datos</w:t>
      </w:r>
      <w:r w:rsidR="003E3D4E">
        <w:rPr>
          <w:rFonts w:cstheme="minorHAnsi"/>
        </w:rPr>
        <w:t xml:space="preserve"> limpios</w:t>
      </w:r>
      <w:r w:rsidR="001462E3">
        <w:rPr>
          <w:rFonts w:cstheme="minorHAnsi"/>
        </w:rPr>
        <w:t xml:space="preserve"> </w:t>
      </w:r>
      <w:r w:rsidR="00E618FF">
        <w:rPr>
          <w:rFonts w:cstheme="minorHAnsi"/>
        </w:rPr>
        <w:t xml:space="preserve">es posible diseñar </w:t>
      </w:r>
      <w:r w:rsidR="004152BA">
        <w:rPr>
          <w:rFonts w:cstheme="minorHAnsi"/>
        </w:rPr>
        <w:t xml:space="preserve">representaciones para que el cliente tenga una buena </w:t>
      </w:r>
      <w:r w:rsidR="00146E71">
        <w:rPr>
          <w:rFonts w:cstheme="minorHAnsi"/>
        </w:rPr>
        <w:t>visibilidad del producto.</w:t>
      </w:r>
      <w:r w:rsidR="004152BA">
        <w:rPr>
          <w:rFonts w:cstheme="minorHAnsi"/>
        </w:rPr>
        <w:t xml:space="preserve">  </w:t>
      </w:r>
    </w:p>
    <w:p w14:paraId="2368D865" w14:textId="2B49F6F3" w:rsidR="00BE39FA" w:rsidRPr="005E3808" w:rsidRDefault="00BE39FA" w:rsidP="00594EFB">
      <w:pPr>
        <w:spacing w:after="0" w:line="360" w:lineRule="auto"/>
        <w:jc w:val="both"/>
        <w:rPr>
          <w:rFonts w:cstheme="minorHAnsi"/>
        </w:rPr>
      </w:pPr>
      <w:r w:rsidRPr="005E3808">
        <w:rPr>
          <w:rFonts w:cstheme="minorHAnsi"/>
        </w:rPr>
        <w:t xml:space="preserve">También </w:t>
      </w:r>
      <w:r w:rsidR="004D38E8">
        <w:rPr>
          <w:rFonts w:cstheme="minorHAnsi"/>
        </w:rPr>
        <w:t>se emplearán</w:t>
      </w:r>
      <w:r w:rsidRPr="005E3808">
        <w:rPr>
          <w:rFonts w:cstheme="minorHAnsi"/>
        </w:rPr>
        <w:t xml:space="preserve"> herramientas ETL con Python, las cuales facilitan la limpieza y transformación de los datos, corrigiendo errores como duplicados o registros incorrectos. Este proceso se encarga de almacenar los datos depurados en un nuevo archivo. Con esta información limpia, </w:t>
      </w:r>
      <w:r w:rsidR="00F3285F">
        <w:rPr>
          <w:rFonts w:cstheme="minorHAnsi"/>
        </w:rPr>
        <w:t>es posible</w:t>
      </w:r>
      <w:r w:rsidRPr="005E3808">
        <w:rPr>
          <w:rFonts w:cstheme="minorHAnsi"/>
        </w:rPr>
        <w:t xml:space="preserve"> generar predicciones más precisas sobre las lluvias, considerando que el cambio climático es inestable; esto es vital para los cultivos, ya que las variaciones climáticas pueden acelerar o retrasar su desarrollo. El resultado final es un conjunto de datos ordenado consistentemente y listo para el análisis.</w:t>
      </w:r>
    </w:p>
    <w:p w14:paraId="08425E0E" w14:textId="1FBC9773" w:rsidR="00BE39FA" w:rsidRPr="005E3808" w:rsidRDefault="00BE39FA" w:rsidP="00594EFB">
      <w:pPr>
        <w:spacing w:after="0" w:line="360" w:lineRule="auto"/>
        <w:jc w:val="both"/>
      </w:pPr>
      <w:r w:rsidRPr="2DE058BE">
        <w:t xml:space="preserve">Las lluvias y el clima inestable han afectado la calidad y producción del </w:t>
      </w:r>
      <w:r w:rsidR="001A1B67" w:rsidRPr="2DE058BE">
        <w:t>ji</w:t>
      </w:r>
      <w:r w:rsidRPr="2DE058BE">
        <w:t xml:space="preserve">tomate, llevando incluso a que los </w:t>
      </w:r>
      <w:r w:rsidR="2DE058BE">
        <w:t>resulta</w:t>
      </w:r>
      <w:r w:rsidR="2DE058BE" w:rsidRPr="2DE058BE">
        <w:t xml:space="preserve"> </w:t>
      </w:r>
      <w:r w:rsidRPr="2DE058BE">
        <w:t xml:space="preserve">productores del Valle del Yaqui hayan tenido que abandonar o desechar cosechas. Los daños por el clima invernal a principios de 2025 (heladas y bajas temperaturas) afectaron severamente las hectáreas de cultivo de </w:t>
      </w:r>
      <w:r w:rsidR="00611833" w:rsidRPr="2DE058BE">
        <w:t>ji</w:t>
      </w:r>
      <w:r w:rsidRPr="2DE058BE">
        <w:t>tomate en el sur de Sonora. Para optimizar la producción en Cajeme, es fundamental analizar los datos para mejorar la cadena de suministro, enfocándose en la eficiencia de la producción y comercialización, logrando así un mejor rendimiento en la innovación de nuevos suministros.</w:t>
      </w:r>
    </w:p>
    <w:p w14:paraId="751EFDDF" w14:textId="77777777" w:rsidR="00BE39FA" w:rsidRPr="005E3808" w:rsidRDefault="00BE39FA" w:rsidP="00594EFB">
      <w:pPr>
        <w:spacing w:after="0" w:line="360" w:lineRule="auto"/>
        <w:jc w:val="both"/>
        <w:rPr>
          <w:rFonts w:cstheme="minorHAnsi"/>
        </w:rPr>
      </w:pPr>
      <w:r w:rsidRPr="005E3808">
        <w:rPr>
          <w:rFonts w:cstheme="minorHAnsi"/>
        </w:rPr>
        <w:t>Esto también nos ayudará en el análisis del suelo; si este se encuentra en su punto óptimo, garantizamos una buena cosecha. Implementar un diagrama de Gantt sería de gran utilidad para llevar un mejor control de los ciclos agrícolas y del personal a cargo de supervisar el desarrollo, previniendo afectaciones. Cabe destacar que los suelos profundos, con texturas de migajón arenoso en la superficie y arcilloso en el subsuelo, poseen una alta fertilidad y potencial agrícola, especialmente si cuentan con riego; de lo contrario, la cosecha estaría en peligro.</w:t>
      </w:r>
    </w:p>
    <w:p w14:paraId="40FE5C75" w14:textId="08612A46" w:rsidR="00BE39FA" w:rsidRPr="005E3808" w:rsidRDefault="00BE39FA" w:rsidP="00594EFB">
      <w:pPr>
        <w:spacing w:after="0" w:line="360" w:lineRule="auto"/>
        <w:jc w:val="both"/>
        <w:rPr>
          <w:rFonts w:cstheme="minorHAnsi"/>
        </w:rPr>
      </w:pPr>
      <w:r w:rsidRPr="005E3808">
        <w:rPr>
          <w:rFonts w:cstheme="minorHAnsi"/>
        </w:rPr>
        <w:t xml:space="preserve">La producción de jitomate en Cajeme enfrenta desafíos críticos, sufriendo pérdidas por heladas (temperaturas entre 0 y 3 °C). Los problemas incluyen la alta variabilidad climática, el manejo inadecuado y una logística deficiente que afecta la cadena de valor. La falta de modelos precisos para anticipar heladas en Sonora es un factor determinante en el que </w:t>
      </w:r>
      <w:r w:rsidRPr="005E3808">
        <w:rPr>
          <w:rFonts w:cstheme="minorHAnsi"/>
        </w:rPr>
        <w:lastRenderedPageBreak/>
        <w:t>debemos actuar. Actualmente, se desperdicia entre el 40 % y 50 % del producto debido al manejo inadecuado y al transporte, lo que requiere una mejora estructural de los datos para optimizar la logística.</w:t>
      </w:r>
    </w:p>
    <w:p w14:paraId="792DC580" w14:textId="77777777" w:rsidR="00BE39FA" w:rsidRPr="005E3808" w:rsidRDefault="00BE39FA" w:rsidP="00594EFB">
      <w:pPr>
        <w:spacing w:after="0" w:line="360" w:lineRule="auto"/>
        <w:jc w:val="both"/>
        <w:rPr>
          <w:rFonts w:cstheme="minorHAnsi"/>
        </w:rPr>
      </w:pPr>
      <w:r w:rsidRPr="005E3808">
        <w:rPr>
          <w:rFonts w:cstheme="minorHAnsi"/>
        </w:rPr>
        <w:t>Finalmente, el monitoreo de plagas es fundamental. Utilizaremos imágenes y sensores para identificarlas a tiempo, permitiéndonos actuar de manera preventiva o correctiva ante cualquier amenaza al cultivo.</w:t>
      </w:r>
    </w:p>
    <w:p w14:paraId="5B659E8B" w14:textId="77777777" w:rsidR="00594EFB" w:rsidRDefault="00594EFB" w:rsidP="00D017A2">
      <w:pPr>
        <w:spacing w:after="0" w:line="360" w:lineRule="auto"/>
        <w:jc w:val="both"/>
      </w:pPr>
    </w:p>
    <w:p w14:paraId="5DBE5F02" w14:textId="5CC8336A" w:rsidR="0036480C" w:rsidRDefault="0036480C" w:rsidP="00D017A2">
      <w:pPr>
        <w:spacing w:after="0" w:line="360" w:lineRule="auto"/>
        <w:jc w:val="both"/>
      </w:pPr>
      <w:r w:rsidRPr="2DE058BE">
        <w:rPr>
          <w:rFonts w:asciiTheme="majorHAnsi" w:hAnsiTheme="majorHAnsi" w:cstheme="majorBidi"/>
          <w:b/>
          <w:i/>
          <w:sz w:val="28"/>
          <w:szCs w:val="28"/>
        </w:rPr>
        <w:t xml:space="preserve">UCA: </w:t>
      </w:r>
      <w:r w:rsidR="00FA07AF" w:rsidRPr="2DE058BE">
        <w:rPr>
          <w:rFonts w:asciiTheme="majorHAnsi" w:hAnsiTheme="majorHAnsi" w:cstheme="majorBidi"/>
          <w:b/>
          <w:i/>
          <w:sz w:val="28"/>
          <w:szCs w:val="28"/>
        </w:rPr>
        <w:t>Geometría Analítica</w:t>
      </w:r>
      <w:r w:rsidR="004A20C9" w:rsidRPr="2DE058BE">
        <w:rPr>
          <w:rFonts w:asciiTheme="majorHAnsi" w:hAnsiTheme="majorHAnsi" w:cstheme="majorBidi"/>
          <w:b/>
          <w:i/>
          <w:sz w:val="28"/>
          <w:szCs w:val="28"/>
        </w:rPr>
        <w:t xml:space="preserve"> </w:t>
      </w:r>
      <w:r w:rsidR="004A20C9" w:rsidRPr="00FA07AF">
        <w:rPr>
          <w:sz w:val="28"/>
          <w:szCs w:val="28"/>
        </w:rPr>
        <w:tab/>
      </w:r>
      <w:r w:rsidRPr="00FA07AF">
        <w:rPr>
          <w:sz w:val="28"/>
          <w:szCs w:val="28"/>
        </w:rPr>
        <w:tab/>
      </w:r>
      <w:r>
        <w:tab/>
      </w:r>
      <w:r>
        <w:tab/>
      </w:r>
      <w:r>
        <w:tab/>
      </w:r>
      <w:r>
        <w:tab/>
      </w:r>
      <w:r>
        <w:tab/>
      </w:r>
      <w:r w:rsidR="00594EFB">
        <w:t xml:space="preserve">                </w:t>
      </w:r>
      <w:r w:rsidR="00594EFB">
        <w:tab/>
        <w:t xml:space="preserve">  </w:t>
      </w:r>
      <w:r w:rsidR="00594EFB">
        <w:tab/>
        <w:t xml:space="preserve">          </w:t>
      </w:r>
      <w:r w:rsidR="00594EFB" w:rsidRPr="2DE058BE">
        <w:t xml:space="preserve"> </w:t>
      </w:r>
      <w:r w:rsidRPr="2DE058BE">
        <w:t>Lo primero para nuestro modelo geométrico es definir nuestras variables en el plano cartesiano, por ejemplo: Los</w:t>
      </w:r>
      <w:r w:rsidRPr="5BD7E456">
        <w:t xml:space="preserve"> </w:t>
      </w:r>
      <w:r w:rsidRPr="2DE058BE">
        <w:t>años de estudio en el Eje horizontal X y la fecha de la primera lluvia útil para la siembra</w:t>
      </w:r>
      <w:r w:rsidR="006C2EF7" w:rsidRPr="2DE058BE">
        <w:t xml:space="preserve"> (expresada, por ejemplo, como "día del año":  1 = 1 de enero, 365 = 31 de diciembre)</w:t>
      </w:r>
      <w:r w:rsidRPr="2DE058BE">
        <w:t xml:space="preserve"> en el Eje Vertical Y, con esto podemos graficar los puntos en el plano y con ellos poder calcular la pendiente tomando 2 puntos como referencia</w:t>
      </w:r>
      <w:r w:rsidR="00676915" w:rsidRPr="2DE058BE">
        <w:t xml:space="preserve">:  </w:t>
      </w:r>
      <m:oMath>
        <m:r>
          <w:rPr>
            <w:rFonts w:ascii="Cambria Math" w:hAnsi="Cambria Math" w:cstheme="minorHAnsi"/>
          </w:rPr>
          <m:t>m=</m:t>
        </m:r>
        <m:f>
          <m:fPr>
            <m:ctrlPr>
              <w:rPr>
                <w:rFonts w:ascii="Cambria Math" w:hAnsi="Cambria Math" w:cstheme="minorHAnsi"/>
                <w:i/>
                <w:lang w:val="en-US"/>
              </w:rPr>
            </m:ctrlPr>
          </m:fPr>
          <m:num>
            <m:d>
              <m:dPr>
                <m:ctrlPr>
                  <w:rPr>
                    <w:rFonts w:ascii="Cambria Math" w:hAnsi="Cambria Math" w:cstheme="minorHAnsi"/>
                    <w:i/>
                  </w:rPr>
                </m:ctrlPr>
              </m:dPr>
              <m:e>
                <m:r>
                  <w:rPr>
                    <w:rFonts w:ascii="Cambria Math" w:hAnsi="Cambria Math" w:cstheme="minorHAnsi"/>
                    <w:lang w:val="en-US"/>
                  </w:rPr>
                  <m:t>x</m:t>
                </m:r>
                <m:r>
                  <w:rPr>
                    <w:rFonts w:ascii="Cambria Math" w:hAnsi="Cambria Math" w:cstheme="minorHAnsi"/>
                  </w:rPr>
                  <m:t>₂-</m:t>
                </m:r>
                <m:r>
                  <w:rPr>
                    <w:rFonts w:ascii="Cambria Math" w:hAnsi="Cambria Math" w:cstheme="minorHAnsi"/>
                    <w:lang w:val="en-US"/>
                  </w:rPr>
                  <m:t>x</m:t>
                </m:r>
                <m:r>
                  <w:rPr>
                    <w:rFonts w:ascii="Cambria Math" w:hAnsi="Cambria Math" w:cstheme="minorHAnsi"/>
                  </w:rPr>
                  <m:t>₁</m:t>
                </m:r>
                <m:ctrlPr>
                  <w:rPr>
                    <w:rFonts w:ascii="Cambria Math" w:hAnsi="Cambria Math" w:cstheme="minorHAnsi"/>
                    <w:i/>
                    <w:lang w:val="en-US"/>
                  </w:rPr>
                </m:ctrlPr>
              </m:e>
            </m:d>
          </m:num>
          <m:den>
            <m:d>
              <m:dPr>
                <m:ctrlPr>
                  <w:rPr>
                    <w:rFonts w:ascii="Cambria Math" w:hAnsi="Cambria Math" w:cstheme="minorHAnsi"/>
                    <w:i/>
                    <w:lang w:val="en-US"/>
                  </w:rPr>
                </m:ctrlPr>
              </m:dPr>
              <m:e>
                <m:r>
                  <w:rPr>
                    <w:rFonts w:ascii="Cambria Math" w:hAnsi="Cambria Math" w:cstheme="minorHAnsi"/>
                    <w:lang w:val="en-US"/>
                  </w:rPr>
                  <m:t>y</m:t>
                </m:r>
                <m:r>
                  <m:rPr>
                    <m:sty m:val="bi"/>
                  </m:rPr>
                  <w:rPr>
                    <w:rFonts w:ascii="Cambria Math" w:hAnsi="Cambria Math" w:cstheme="minorHAnsi"/>
                  </w:rPr>
                  <m:t>₂</m:t>
                </m:r>
                <m:r>
                  <w:rPr>
                    <w:rFonts w:ascii="Cambria Math" w:hAnsi="Cambria Math" w:cstheme="minorHAnsi"/>
                  </w:rPr>
                  <m:t>-</m:t>
                </m:r>
                <m:r>
                  <w:rPr>
                    <w:rFonts w:ascii="Cambria Math" w:hAnsi="Cambria Math" w:cstheme="minorHAnsi"/>
                    <w:lang w:val="en-US"/>
                  </w:rPr>
                  <m:t>y</m:t>
                </m:r>
                <m:r>
                  <w:rPr>
                    <w:rFonts w:ascii="Cambria Math" w:hAnsi="Cambria Math" w:cstheme="minorHAnsi"/>
                  </w:rPr>
                  <m:t>₁</m:t>
                </m:r>
              </m:e>
            </m:d>
          </m:den>
        </m:f>
      </m:oMath>
      <w:r w:rsidR="00087487" w:rsidRPr="2DE058BE">
        <w:t xml:space="preserve">    </w:t>
      </w:r>
      <w:r w:rsidRPr="2DE058BE">
        <w:t xml:space="preserve">Si esta operación una pendiente positiva significa que las lluvias se están atrasando cada vez más, si la pendiente es negativa significa que las lluvias se están adelantando, y si la pendiente es nula (cero) significa que en realidad no está habiendo un cambio muy significativo en las lluvias de temporada. </w:t>
      </w:r>
    </w:p>
    <w:p w14:paraId="7C49D52A" w14:textId="2C621B03" w:rsidR="0036480C" w:rsidRPr="005E3808" w:rsidRDefault="00863471" w:rsidP="00D017A2">
      <w:pPr>
        <w:spacing w:after="0" w:line="360" w:lineRule="auto"/>
        <w:rPr>
          <w:rFonts w:cstheme="minorHAnsi"/>
        </w:rPr>
      </w:pPr>
      <w:r>
        <w:rPr>
          <w:rFonts w:cstheme="minorHAnsi"/>
          <w:noProof/>
        </w:rPr>
        <w:drawing>
          <wp:anchor distT="0" distB="0" distL="114300" distR="114300" simplePos="0" relativeHeight="251658248" behindDoc="0" locked="0" layoutInCell="1" allowOverlap="1" wp14:anchorId="6D219299" wp14:editId="5C3E9356">
            <wp:simplePos x="0" y="0"/>
            <wp:positionH relativeFrom="column">
              <wp:posOffset>-144145</wp:posOffset>
            </wp:positionH>
            <wp:positionV relativeFrom="paragraph">
              <wp:posOffset>37465</wp:posOffset>
            </wp:positionV>
            <wp:extent cx="6660515" cy="1786890"/>
            <wp:effectExtent l="0" t="0" r="0" b="3810"/>
            <wp:wrapTopAndBottom/>
            <wp:docPr id="2077487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87586" name="Imagen 20774875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60515" cy="1786890"/>
                    </a:xfrm>
                    <a:prstGeom prst="rect">
                      <a:avLst/>
                    </a:prstGeom>
                  </pic:spPr>
                </pic:pic>
              </a:graphicData>
            </a:graphic>
          </wp:anchor>
        </w:drawing>
      </w:r>
    </w:p>
    <w:p w14:paraId="37839A54" w14:textId="77777777" w:rsidR="0036480C" w:rsidRPr="005E3808" w:rsidRDefault="0036480C" w:rsidP="00D017A2">
      <w:pPr>
        <w:spacing w:after="0" w:line="360" w:lineRule="auto"/>
        <w:rPr>
          <w:rFonts w:cstheme="minorHAnsi"/>
        </w:rPr>
      </w:pPr>
      <w:r w:rsidRPr="005E3808">
        <w:rPr>
          <w:rFonts w:cstheme="minorHAnsi"/>
        </w:rPr>
        <w:t xml:space="preserve">Para complementar nuestro estudio debemos de considerar todas estas gráficas, en todas las estaciones meteorológicas circundantes al área de estudio, para con ello saber si la tendencia al cambio en la temporada de lluvias afecta a solo una región específica o a una región más amplia. </w:t>
      </w:r>
    </w:p>
    <w:p w14:paraId="4EC45BE9" w14:textId="77777777" w:rsidR="0036480C" w:rsidRPr="005E3808" w:rsidRDefault="0036480C" w:rsidP="00D017A2">
      <w:pPr>
        <w:spacing w:after="0" w:line="360" w:lineRule="auto"/>
        <w:rPr>
          <w:rFonts w:cstheme="minorHAnsi"/>
        </w:rPr>
      </w:pPr>
    </w:p>
    <w:p w14:paraId="5E06D9DA" w14:textId="64802830" w:rsidR="0036480C" w:rsidRPr="005E3808" w:rsidRDefault="0036480C" w:rsidP="00D017A2">
      <w:pPr>
        <w:spacing w:after="0" w:line="360" w:lineRule="auto"/>
        <w:rPr>
          <w:rFonts w:cstheme="minorHAnsi"/>
        </w:rPr>
      </w:pPr>
      <w:r w:rsidRPr="005E3808">
        <w:rPr>
          <w:rFonts w:cstheme="minorHAnsi"/>
        </w:rPr>
        <w:t xml:space="preserve">Para nuestro cultivo específico (El jitomate en Sonora) el cambio en la tendencia de  la lluvia de temporada no afecta en gran medida esta cosecha ya que ésta depende mayormente del riego continuo y las altas temperaturas, lo que podría causar esta variabilidad en el clima es que las lluvias abundantes pueden lavar la tierra y dejar en pérdida total del cultivo, o también si la cantidad de nubes es abundante el cultivo no podría recibir la suficiente luz solar ni temperatura, lo que llevaría a un </w:t>
      </w:r>
      <w:proofErr w:type="spellStart"/>
      <w:r w:rsidRPr="005E3808">
        <w:rPr>
          <w:rFonts w:cstheme="minorHAnsi"/>
        </w:rPr>
        <w:t>malformamiento</w:t>
      </w:r>
      <w:proofErr w:type="spellEnd"/>
      <w:r w:rsidRPr="005E3808">
        <w:rPr>
          <w:rFonts w:cstheme="minorHAnsi"/>
        </w:rPr>
        <w:t xml:space="preserve"> de ésta. Por otro laso la forma en que la lluvia puede beneficiar al cultivo es en volver a llenar las presas o los mantos acuíferos de donde se utilizaba el agua para el riego.</w:t>
      </w:r>
    </w:p>
    <w:p w14:paraId="3E88A530" w14:textId="77777777" w:rsidR="004875A8" w:rsidRDefault="004875A8" w:rsidP="00D017A2">
      <w:pPr>
        <w:spacing w:after="0" w:line="360" w:lineRule="auto"/>
        <w:rPr>
          <w:rFonts w:cstheme="minorHAnsi"/>
          <w:sz w:val="24"/>
          <w:szCs w:val="24"/>
        </w:rPr>
      </w:pPr>
    </w:p>
    <w:p w14:paraId="56C7B8B2" w14:textId="77777777" w:rsidR="00594EFB" w:rsidRPr="00D23A73" w:rsidRDefault="00594EFB" w:rsidP="00D017A2">
      <w:pPr>
        <w:spacing w:after="0" w:line="360" w:lineRule="auto"/>
        <w:rPr>
          <w:rFonts w:cstheme="minorHAnsi"/>
          <w:sz w:val="24"/>
          <w:szCs w:val="24"/>
        </w:rPr>
      </w:pPr>
    </w:p>
    <w:p w14:paraId="6ED5D92F" w14:textId="0A388392" w:rsidR="00B04164" w:rsidRPr="00F04D09" w:rsidRDefault="0036480C" w:rsidP="00D017A2">
      <w:pPr>
        <w:spacing w:after="0" w:line="360" w:lineRule="auto"/>
        <w:jc w:val="both"/>
        <w:rPr>
          <w:rFonts w:cstheme="minorHAnsi"/>
        </w:rPr>
      </w:pPr>
      <w:r w:rsidRPr="004B14AB">
        <w:rPr>
          <w:rFonts w:asciiTheme="majorHAnsi" w:hAnsiTheme="majorHAnsi" w:cstheme="majorHAnsi"/>
          <w:b/>
          <w:bCs/>
          <w:i/>
          <w:iCs/>
          <w:sz w:val="28"/>
          <w:szCs w:val="28"/>
        </w:rPr>
        <w:t xml:space="preserve">UCA: </w:t>
      </w:r>
      <w:r w:rsidR="004B14AB">
        <w:rPr>
          <w:rFonts w:asciiTheme="majorHAnsi" w:hAnsiTheme="majorHAnsi" w:cstheme="majorHAnsi"/>
          <w:b/>
          <w:bCs/>
          <w:i/>
          <w:iCs/>
          <w:sz w:val="28"/>
          <w:szCs w:val="28"/>
        </w:rPr>
        <w:t>L</w:t>
      </w:r>
      <w:r w:rsidR="004B14AB" w:rsidRPr="004B14AB">
        <w:rPr>
          <w:rFonts w:asciiTheme="majorHAnsi" w:hAnsiTheme="majorHAnsi" w:cstheme="majorHAnsi"/>
          <w:b/>
          <w:bCs/>
          <w:i/>
          <w:iCs/>
          <w:sz w:val="28"/>
          <w:szCs w:val="28"/>
        </w:rPr>
        <w:t xml:space="preserve">ógica de </w:t>
      </w:r>
      <w:r w:rsidR="004B14AB">
        <w:rPr>
          <w:rFonts w:asciiTheme="majorHAnsi" w:hAnsiTheme="majorHAnsi" w:cstheme="majorHAnsi"/>
          <w:b/>
          <w:bCs/>
          <w:i/>
          <w:iCs/>
          <w:sz w:val="28"/>
          <w:szCs w:val="28"/>
        </w:rPr>
        <w:t>P</w:t>
      </w:r>
      <w:r w:rsidR="004B14AB" w:rsidRPr="004B14AB">
        <w:rPr>
          <w:rFonts w:asciiTheme="majorHAnsi" w:hAnsiTheme="majorHAnsi" w:cstheme="majorHAnsi"/>
          <w:b/>
          <w:bCs/>
          <w:i/>
          <w:iCs/>
          <w:sz w:val="28"/>
          <w:szCs w:val="28"/>
        </w:rPr>
        <w:t xml:space="preserve">rogramación </w:t>
      </w:r>
      <w:r>
        <w:tab/>
      </w:r>
      <w:r>
        <w:tab/>
      </w:r>
      <w:r>
        <w:tab/>
      </w:r>
      <w:r>
        <w:tab/>
      </w:r>
      <w:r>
        <w:tab/>
      </w:r>
      <w:r>
        <w:tab/>
      </w:r>
      <w:r>
        <w:tab/>
      </w:r>
      <w:r>
        <w:tab/>
      </w:r>
      <w:r>
        <w:tab/>
      </w:r>
      <w:r>
        <w:tab/>
        <w:t xml:space="preserve">          </w:t>
      </w:r>
      <w:r w:rsidRPr="00F04D09">
        <w:rPr>
          <w:rFonts w:cstheme="minorHAnsi"/>
        </w:rPr>
        <w:t>Para poder llegar a un modelo algorítmico primero se deben definir las variables que podrían afectar la siembra, algunas de estas son:  La humedad actual del suelo, la capacidad de absorción del suelo, la precipitación pronosticada para ese día, o incluso las horas en las que habrá sol directo sin nubes, en base a todos estos datos hay que realizar un programa diseñado para avisar al agricultor la ventana óptima de siembra, por ejemplo, aplicándolo al del Jitomate:</w:t>
      </w:r>
    </w:p>
    <w:p w14:paraId="36749444" w14:textId="1BFB787D" w:rsidR="0015227D" w:rsidRPr="00B8624A" w:rsidRDefault="00A4627A" w:rsidP="00D017A2">
      <w:pPr>
        <w:spacing w:after="0" w:line="360" w:lineRule="auto"/>
        <w:jc w:val="both"/>
        <w:rPr>
          <w:rFonts w:cstheme="minorHAnsi"/>
          <w:color w:val="808080" w:themeColor="background1" w:themeShade="80"/>
          <w:sz w:val="20"/>
          <w:szCs w:val="20"/>
        </w:rPr>
      </w:pPr>
      <w:r w:rsidRPr="00B8624A">
        <w:rPr>
          <w:rFonts w:cstheme="minorHAnsi"/>
          <w:noProof/>
          <w:color w:val="808080" w:themeColor="background1" w:themeShade="80"/>
          <w:sz w:val="20"/>
          <w:szCs w:val="20"/>
        </w:rPr>
        <w:drawing>
          <wp:anchor distT="0" distB="0" distL="114300" distR="114300" simplePos="0" relativeHeight="251658247" behindDoc="1" locked="0" layoutInCell="1" allowOverlap="1" wp14:anchorId="72E7ED79" wp14:editId="10D4ECA6">
            <wp:simplePos x="0" y="0"/>
            <wp:positionH relativeFrom="column">
              <wp:posOffset>-123190</wp:posOffset>
            </wp:positionH>
            <wp:positionV relativeFrom="paragraph">
              <wp:posOffset>15240</wp:posOffset>
            </wp:positionV>
            <wp:extent cx="3339465" cy="6480175"/>
            <wp:effectExtent l="0" t="0" r="635" b="0"/>
            <wp:wrapTight wrapText="bothSides">
              <wp:wrapPolygon edited="0">
                <wp:start x="0" y="0"/>
                <wp:lineTo x="0" y="21547"/>
                <wp:lineTo x="21522" y="21547"/>
                <wp:lineTo x="21522" y="0"/>
                <wp:lineTo x="0" y="0"/>
              </wp:wrapPolygon>
            </wp:wrapTight>
            <wp:docPr id="619881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81492" name="Imagen 6198814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39465" cy="6480175"/>
                    </a:xfrm>
                    <a:prstGeom prst="rect">
                      <a:avLst/>
                    </a:prstGeom>
                  </pic:spPr>
                </pic:pic>
              </a:graphicData>
            </a:graphic>
            <wp14:sizeRelH relativeFrom="margin">
              <wp14:pctWidth>0</wp14:pctWidth>
            </wp14:sizeRelH>
            <wp14:sizeRelV relativeFrom="margin">
              <wp14:pctHeight>0</wp14:pctHeight>
            </wp14:sizeRelV>
          </wp:anchor>
        </w:drawing>
      </w:r>
      <w:r w:rsidR="00D87C26" w:rsidRPr="00B8624A">
        <w:rPr>
          <w:rFonts w:cstheme="minorHAnsi"/>
          <w:color w:val="808080" w:themeColor="background1" w:themeShade="80"/>
          <w:sz w:val="20"/>
          <w:szCs w:val="20"/>
        </w:rPr>
        <w:t>Algoritmo “Ventana de Siembra</w:t>
      </w:r>
      <w:r w:rsidR="00B8624A" w:rsidRPr="00B8624A">
        <w:rPr>
          <w:rFonts w:cstheme="minorHAnsi"/>
          <w:color w:val="808080" w:themeColor="background1" w:themeShade="80"/>
          <w:sz w:val="20"/>
          <w:szCs w:val="20"/>
        </w:rPr>
        <w:t>”</w:t>
      </w:r>
    </w:p>
    <w:p w14:paraId="13F04C94" w14:textId="3273C158" w:rsidR="0015227D" w:rsidRPr="00B8624A" w:rsidRDefault="007E417F" w:rsidP="00D017A2">
      <w:pPr>
        <w:spacing w:after="0" w:line="360" w:lineRule="auto"/>
        <w:rPr>
          <w:rFonts w:cstheme="minorHAnsi"/>
          <w:color w:val="808080" w:themeColor="background1" w:themeShade="80"/>
          <w:sz w:val="20"/>
          <w:szCs w:val="20"/>
        </w:rPr>
      </w:pPr>
      <w:r w:rsidRPr="00B8624A">
        <w:rPr>
          <w:rFonts w:cstheme="minorHAnsi"/>
          <w:color w:val="808080" w:themeColor="background1" w:themeShade="80"/>
          <w:sz w:val="20"/>
          <w:szCs w:val="20"/>
        </w:rPr>
        <w:t xml:space="preserve">Definir </w:t>
      </w:r>
      <w:proofErr w:type="spellStart"/>
      <w:r w:rsidR="005D056F" w:rsidRPr="00B8624A">
        <w:rPr>
          <w:rFonts w:cstheme="minorHAnsi"/>
          <w:color w:val="808080" w:themeColor="background1" w:themeShade="80"/>
          <w:sz w:val="20"/>
          <w:szCs w:val="20"/>
        </w:rPr>
        <w:t>precipitaci</w:t>
      </w:r>
      <w:r w:rsidR="00FE78DB" w:rsidRPr="00B8624A">
        <w:rPr>
          <w:rFonts w:cstheme="minorHAnsi"/>
          <w:color w:val="808080" w:themeColor="background1" w:themeShade="80"/>
          <w:sz w:val="20"/>
          <w:szCs w:val="20"/>
        </w:rPr>
        <w:t>on</w:t>
      </w:r>
      <w:proofErr w:type="spellEnd"/>
      <w:r w:rsidR="00FE78DB" w:rsidRPr="00B8624A">
        <w:rPr>
          <w:rFonts w:cstheme="minorHAnsi"/>
          <w:color w:val="808080" w:themeColor="background1" w:themeShade="80"/>
          <w:sz w:val="20"/>
          <w:szCs w:val="20"/>
        </w:rPr>
        <w:t xml:space="preserve">, humedad, </w:t>
      </w:r>
      <w:r w:rsidR="00086DB7" w:rsidRPr="00B8624A">
        <w:rPr>
          <w:rFonts w:cstheme="minorHAnsi"/>
          <w:color w:val="808080" w:themeColor="background1" w:themeShade="80"/>
          <w:sz w:val="20"/>
          <w:szCs w:val="20"/>
        </w:rPr>
        <w:t>temperatura como real</w:t>
      </w:r>
    </w:p>
    <w:p w14:paraId="234077BC" w14:textId="67CFDB3C" w:rsidR="008764AC" w:rsidRPr="00B8624A" w:rsidRDefault="00572E80" w:rsidP="00D017A2">
      <w:pPr>
        <w:spacing w:after="0" w:line="360" w:lineRule="auto"/>
        <w:rPr>
          <w:rFonts w:cstheme="minorHAnsi"/>
          <w:color w:val="808080" w:themeColor="background1" w:themeShade="80"/>
          <w:sz w:val="20"/>
          <w:szCs w:val="20"/>
        </w:rPr>
      </w:pPr>
      <w:r w:rsidRPr="00B8624A">
        <w:rPr>
          <w:rFonts w:cstheme="minorHAnsi"/>
          <w:color w:val="808080" w:themeColor="background1" w:themeShade="80"/>
          <w:sz w:val="20"/>
          <w:szCs w:val="20"/>
        </w:rPr>
        <w:t>Definir</w:t>
      </w:r>
      <w:r w:rsidR="00CE0165" w:rsidRPr="00B8624A">
        <w:rPr>
          <w:rFonts w:cstheme="minorHAnsi"/>
          <w:color w:val="808080" w:themeColor="background1" w:themeShade="80"/>
          <w:sz w:val="20"/>
          <w:szCs w:val="20"/>
        </w:rPr>
        <w:t xml:space="preserve"> </w:t>
      </w:r>
      <w:proofErr w:type="spellStart"/>
      <w:r w:rsidR="008764AC" w:rsidRPr="00B8624A">
        <w:rPr>
          <w:rFonts w:cstheme="minorHAnsi"/>
          <w:color w:val="808080" w:themeColor="background1" w:themeShade="80"/>
          <w:sz w:val="20"/>
          <w:szCs w:val="20"/>
        </w:rPr>
        <w:t>ventana_</w:t>
      </w:r>
      <w:r w:rsidR="00AE4EA6" w:rsidRPr="00B8624A">
        <w:rPr>
          <w:rFonts w:cstheme="minorHAnsi"/>
          <w:color w:val="808080" w:themeColor="background1" w:themeShade="80"/>
          <w:sz w:val="20"/>
          <w:szCs w:val="20"/>
        </w:rPr>
        <w:t>precipitacion</w:t>
      </w:r>
      <w:proofErr w:type="spellEnd"/>
      <w:r w:rsidR="008764AC" w:rsidRPr="00B8624A">
        <w:rPr>
          <w:rFonts w:cstheme="minorHAnsi"/>
          <w:color w:val="808080" w:themeColor="background1" w:themeShade="80"/>
          <w:sz w:val="20"/>
          <w:szCs w:val="20"/>
        </w:rPr>
        <w:t xml:space="preserve">, </w:t>
      </w:r>
      <w:proofErr w:type="spellStart"/>
      <w:r w:rsidR="008764AC" w:rsidRPr="00B8624A">
        <w:rPr>
          <w:rFonts w:cstheme="minorHAnsi"/>
          <w:color w:val="808080" w:themeColor="background1" w:themeShade="80"/>
          <w:sz w:val="20"/>
          <w:szCs w:val="20"/>
        </w:rPr>
        <w:t>ventana_humedad</w:t>
      </w:r>
      <w:proofErr w:type="spellEnd"/>
      <w:r w:rsidR="008764AC" w:rsidRPr="00B8624A">
        <w:rPr>
          <w:rFonts w:cstheme="minorHAnsi"/>
          <w:color w:val="808080" w:themeColor="background1" w:themeShade="80"/>
          <w:sz w:val="20"/>
          <w:szCs w:val="20"/>
        </w:rPr>
        <w:t xml:space="preserve">, </w:t>
      </w:r>
      <w:proofErr w:type="spellStart"/>
      <w:r w:rsidR="008764AC" w:rsidRPr="00B8624A">
        <w:rPr>
          <w:rFonts w:cstheme="minorHAnsi"/>
          <w:color w:val="808080" w:themeColor="background1" w:themeShade="80"/>
          <w:sz w:val="20"/>
          <w:szCs w:val="20"/>
        </w:rPr>
        <w:t>ventana_</w:t>
      </w:r>
      <w:r w:rsidR="00CB68C3" w:rsidRPr="00B8624A">
        <w:rPr>
          <w:rFonts w:cstheme="minorHAnsi"/>
          <w:color w:val="808080" w:themeColor="background1" w:themeShade="80"/>
          <w:sz w:val="20"/>
          <w:szCs w:val="20"/>
        </w:rPr>
        <w:t>temperatura</w:t>
      </w:r>
      <w:proofErr w:type="spellEnd"/>
      <w:r w:rsidR="00CB68C3" w:rsidRPr="00B8624A">
        <w:rPr>
          <w:rFonts w:cstheme="minorHAnsi"/>
          <w:color w:val="808080" w:themeColor="background1" w:themeShade="80"/>
          <w:sz w:val="20"/>
          <w:szCs w:val="20"/>
        </w:rPr>
        <w:t xml:space="preserve"> como carácter</w:t>
      </w:r>
    </w:p>
    <w:p w14:paraId="33D00339" w14:textId="77777777" w:rsidR="00CB68C3" w:rsidRPr="00B8624A" w:rsidRDefault="00CB68C3" w:rsidP="00D017A2">
      <w:pPr>
        <w:spacing w:after="0" w:line="360" w:lineRule="auto"/>
        <w:rPr>
          <w:rFonts w:cstheme="minorHAnsi"/>
          <w:color w:val="808080" w:themeColor="background1" w:themeShade="80"/>
          <w:sz w:val="20"/>
          <w:szCs w:val="20"/>
        </w:rPr>
      </w:pPr>
    </w:p>
    <w:p w14:paraId="5F12E9E5" w14:textId="0633932D" w:rsidR="008764AC" w:rsidRPr="00B8624A" w:rsidRDefault="00D20ACC" w:rsidP="00D017A2">
      <w:pPr>
        <w:spacing w:after="0" w:line="360" w:lineRule="auto"/>
        <w:rPr>
          <w:rFonts w:cstheme="minorHAnsi"/>
          <w:color w:val="808080" w:themeColor="background1" w:themeShade="80"/>
          <w:sz w:val="20"/>
          <w:szCs w:val="20"/>
        </w:rPr>
      </w:pPr>
      <w:r w:rsidRPr="00B8624A">
        <w:rPr>
          <w:rFonts w:cstheme="minorHAnsi"/>
          <w:color w:val="808080" w:themeColor="background1" w:themeShade="80"/>
          <w:sz w:val="20"/>
          <w:szCs w:val="20"/>
        </w:rPr>
        <w:t xml:space="preserve">Si </w:t>
      </w:r>
      <w:r w:rsidR="00991B0E" w:rsidRPr="00B8624A">
        <w:rPr>
          <w:rFonts w:cstheme="minorHAnsi"/>
          <w:color w:val="808080" w:themeColor="background1" w:themeShade="80"/>
          <w:sz w:val="20"/>
          <w:szCs w:val="20"/>
        </w:rPr>
        <w:t>precipitación &lt; 50 mm/h entonces</w:t>
      </w:r>
    </w:p>
    <w:p w14:paraId="5E37B401" w14:textId="0587C57B" w:rsidR="00572E80" w:rsidRPr="00B8624A" w:rsidRDefault="0021630A" w:rsidP="00D017A2">
      <w:pPr>
        <w:spacing w:after="0" w:line="360" w:lineRule="auto"/>
        <w:ind w:left="1416"/>
        <w:rPr>
          <w:rFonts w:cstheme="minorHAnsi"/>
          <w:color w:val="808080" w:themeColor="background1" w:themeShade="80"/>
          <w:sz w:val="20"/>
          <w:szCs w:val="20"/>
        </w:rPr>
      </w:pPr>
      <w:r w:rsidRPr="00B8624A">
        <w:rPr>
          <w:rFonts w:cstheme="minorHAnsi"/>
          <w:color w:val="808080" w:themeColor="background1" w:themeShade="80"/>
          <w:sz w:val="20"/>
          <w:szCs w:val="20"/>
        </w:rPr>
        <w:t xml:space="preserve">     </w:t>
      </w:r>
      <w:proofErr w:type="spellStart"/>
      <w:r w:rsidR="00A37437" w:rsidRPr="00B8624A">
        <w:rPr>
          <w:rFonts w:cstheme="minorHAnsi"/>
          <w:color w:val="808080" w:themeColor="background1" w:themeShade="80"/>
          <w:sz w:val="20"/>
          <w:szCs w:val="20"/>
        </w:rPr>
        <w:t>ventana_precipitacion</w:t>
      </w:r>
      <w:proofErr w:type="spellEnd"/>
      <w:r w:rsidR="00A37437" w:rsidRPr="00B8624A">
        <w:rPr>
          <w:rFonts w:cstheme="minorHAnsi"/>
          <w:color w:val="808080" w:themeColor="background1" w:themeShade="80"/>
          <w:sz w:val="20"/>
          <w:szCs w:val="20"/>
        </w:rPr>
        <w:t xml:space="preserve"> = “</w:t>
      </w:r>
      <w:r w:rsidR="001A62DA" w:rsidRPr="00B8624A">
        <w:rPr>
          <w:rFonts w:cstheme="minorHAnsi"/>
          <w:color w:val="808080" w:themeColor="background1" w:themeShade="80"/>
          <w:sz w:val="20"/>
          <w:szCs w:val="20"/>
        </w:rPr>
        <w:t>Apto”</w:t>
      </w:r>
    </w:p>
    <w:p w14:paraId="6953F528" w14:textId="7C6BDBDA" w:rsidR="0015227D" w:rsidRPr="00B8624A" w:rsidRDefault="00DD1F4E" w:rsidP="00D017A2">
      <w:pPr>
        <w:spacing w:after="0" w:line="360" w:lineRule="auto"/>
        <w:jc w:val="both"/>
        <w:rPr>
          <w:rFonts w:cstheme="minorHAnsi"/>
          <w:color w:val="808080" w:themeColor="background1" w:themeShade="80"/>
          <w:sz w:val="20"/>
          <w:szCs w:val="20"/>
        </w:rPr>
      </w:pPr>
      <w:r w:rsidRPr="00B8624A">
        <w:rPr>
          <w:rFonts w:cstheme="minorHAnsi"/>
          <w:color w:val="808080" w:themeColor="background1" w:themeShade="80"/>
          <w:sz w:val="20"/>
          <w:szCs w:val="20"/>
        </w:rPr>
        <w:t>S</w:t>
      </w:r>
      <w:r w:rsidR="001A62DA" w:rsidRPr="00B8624A">
        <w:rPr>
          <w:rFonts w:cstheme="minorHAnsi"/>
          <w:color w:val="808080" w:themeColor="background1" w:themeShade="80"/>
          <w:sz w:val="20"/>
          <w:szCs w:val="20"/>
        </w:rPr>
        <w:t>ino</w:t>
      </w:r>
    </w:p>
    <w:p w14:paraId="3640A1E6" w14:textId="2EF8A400" w:rsidR="001A62DA" w:rsidRPr="00B8624A" w:rsidRDefault="0021630A" w:rsidP="00D017A2">
      <w:pPr>
        <w:spacing w:after="0" w:line="360" w:lineRule="auto"/>
        <w:ind w:left="708"/>
        <w:rPr>
          <w:rFonts w:cstheme="minorHAnsi"/>
          <w:color w:val="808080" w:themeColor="background1" w:themeShade="80"/>
          <w:sz w:val="20"/>
          <w:szCs w:val="20"/>
        </w:rPr>
      </w:pPr>
      <w:r w:rsidRPr="00B8624A">
        <w:rPr>
          <w:rFonts w:cstheme="minorHAnsi"/>
          <w:color w:val="808080" w:themeColor="background1" w:themeShade="80"/>
          <w:sz w:val="20"/>
          <w:szCs w:val="20"/>
        </w:rPr>
        <w:t xml:space="preserve">     </w:t>
      </w:r>
      <w:proofErr w:type="spellStart"/>
      <w:r w:rsidR="001A62DA" w:rsidRPr="00B8624A">
        <w:rPr>
          <w:rFonts w:cstheme="minorHAnsi"/>
          <w:color w:val="808080" w:themeColor="background1" w:themeShade="80"/>
          <w:sz w:val="20"/>
          <w:szCs w:val="20"/>
        </w:rPr>
        <w:t>ventana_precipitacion</w:t>
      </w:r>
      <w:proofErr w:type="spellEnd"/>
      <w:r w:rsidR="001A62DA" w:rsidRPr="00B8624A">
        <w:rPr>
          <w:rFonts w:cstheme="minorHAnsi"/>
          <w:color w:val="808080" w:themeColor="background1" w:themeShade="80"/>
          <w:sz w:val="20"/>
          <w:szCs w:val="20"/>
        </w:rPr>
        <w:t xml:space="preserve"> = “No apto”</w:t>
      </w:r>
    </w:p>
    <w:p w14:paraId="1F366FFA" w14:textId="79E8F1B1" w:rsidR="001A62DA" w:rsidRPr="00B8624A" w:rsidRDefault="001A62DA" w:rsidP="00D017A2">
      <w:pPr>
        <w:spacing w:after="0" w:line="360" w:lineRule="auto"/>
        <w:rPr>
          <w:rFonts w:cstheme="minorHAnsi"/>
          <w:color w:val="808080" w:themeColor="background1" w:themeShade="80"/>
          <w:sz w:val="20"/>
          <w:szCs w:val="20"/>
        </w:rPr>
      </w:pPr>
      <w:proofErr w:type="spellStart"/>
      <w:r w:rsidRPr="00B8624A">
        <w:rPr>
          <w:rFonts w:cstheme="minorHAnsi"/>
          <w:color w:val="808080" w:themeColor="background1" w:themeShade="80"/>
          <w:sz w:val="20"/>
          <w:szCs w:val="20"/>
        </w:rPr>
        <w:t>Finsi</w:t>
      </w:r>
      <w:proofErr w:type="spellEnd"/>
    </w:p>
    <w:p w14:paraId="22D4D60E" w14:textId="23A81561" w:rsidR="001A62DA" w:rsidRPr="00B8624A" w:rsidRDefault="001A62DA" w:rsidP="00D017A2">
      <w:pPr>
        <w:spacing w:after="0" w:line="360" w:lineRule="auto"/>
        <w:rPr>
          <w:rFonts w:cstheme="minorHAnsi"/>
          <w:color w:val="808080" w:themeColor="background1" w:themeShade="80"/>
          <w:sz w:val="20"/>
          <w:szCs w:val="20"/>
        </w:rPr>
      </w:pPr>
      <w:r w:rsidRPr="00B8624A">
        <w:rPr>
          <w:rFonts w:cstheme="minorHAnsi"/>
          <w:color w:val="808080" w:themeColor="background1" w:themeShade="80"/>
          <w:sz w:val="20"/>
          <w:szCs w:val="20"/>
        </w:rPr>
        <w:t xml:space="preserve">Si </w:t>
      </w:r>
      <w:r w:rsidR="00DF7D8D" w:rsidRPr="00B8624A">
        <w:rPr>
          <w:rFonts w:cstheme="minorHAnsi"/>
          <w:color w:val="808080" w:themeColor="background1" w:themeShade="80"/>
          <w:sz w:val="20"/>
          <w:szCs w:val="20"/>
        </w:rPr>
        <w:t>60% &gt; humedad</w:t>
      </w:r>
      <w:r w:rsidRPr="00B8624A">
        <w:rPr>
          <w:rFonts w:cstheme="minorHAnsi"/>
          <w:color w:val="808080" w:themeColor="background1" w:themeShade="80"/>
          <w:sz w:val="20"/>
          <w:szCs w:val="20"/>
        </w:rPr>
        <w:t xml:space="preserve"> &lt; </w:t>
      </w:r>
      <w:r w:rsidR="00DF7D8D" w:rsidRPr="00B8624A">
        <w:rPr>
          <w:rFonts w:cstheme="minorHAnsi"/>
          <w:color w:val="808080" w:themeColor="background1" w:themeShade="80"/>
          <w:sz w:val="20"/>
          <w:szCs w:val="20"/>
        </w:rPr>
        <w:t>80%</w:t>
      </w:r>
      <w:r w:rsidRPr="00B8624A">
        <w:rPr>
          <w:rFonts w:cstheme="minorHAnsi"/>
          <w:color w:val="808080" w:themeColor="background1" w:themeShade="80"/>
          <w:sz w:val="20"/>
          <w:szCs w:val="20"/>
        </w:rPr>
        <w:t xml:space="preserve"> entonces</w:t>
      </w:r>
    </w:p>
    <w:p w14:paraId="4BBE501D" w14:textId="190F5547" w:rsidR="001A62DA" w:rsidRPr="00B8624A" w:rsidRDefault="00474AD6" w:rsidP="00D017A2">
      <w:pPr>
        <w:spacing w:after="0" w:line="360" w:lineRule="auto"/>
        <w:ind w:left="708"/>
        <w:rPr>
          <w:rFonts w:cstheme="minorHAnsi"/>
          <w:color w:val="808080" w:themeColor="background1" w:themeShade="80"/>
          <w:sz w:val="20"/>
          <w:szCs w:val="20"/>
        </w:rPr>
      </w:pPr>
      <w:r w:rsidRPr="00B8624A">
        <w:rPr>
          <w:rFonts w:cstheme="minorHAnsi"/>
          <w:color w:val="808080" w:themeColor="background1" w:themeShade="80"/>
          <w:sz w:val="20"/>
          <w:szCs w:val="20"/>
        </w:rPr>
        <w:t xml:space="preserve">     </w:t>
      </w:r>
      <w:proofErr w:type="spellStart"/>
      <w:r w:rsidR="001A62DA" w:rsidRPr="00B8624A">
        <w:rPr>
          <w:rFonts w:cstheme="minorHAnsi"/>
          <w:color w:val="808080" w:themeColor="background1" w:themeShade="80"/>
          <w:sz w:val="20"/>
          <w:szCs w:val="20"/>
        </w:rPr>
        <w:t>ventana_</w:t>
      </w:r>
      <w:r w:rsidR="00EC4638" w:rsidRPr="00B8624A">
        <w:rPr>
          <w:rFonts w:cstheme="minorHAnsi"/>
          <w:color w:val="808080" w:themeColor="background1" w:themeShade="80"/>
          <w:sz w:val="20"/>
          <w:szCs w:val="20"/>
        </w:rPr>
        <w:t>humedad</w:t>
      </w:r>
      <w:proofErr w:type="spellEnd"/>
      <w:r w:rsidR="001A62DA" w:rsidRPr="00B8624A">
        <w:rPr>
          <w:rFonts w:cstheme="minorHAnsi"/>
          <w:color w:val="808080" w:themeColor="background1" w:themeShade="80"/>
          <w:sz w:val="20"/>
          <w:szCs w:val="20"/>
        </w:rPr>
        <w:t xml:space="preserve"> = “Apto”</w:t>
      </w:r>
    </w:p>
    <w:p w14:paraId="5F1458B4" w14:textId="7735C6CD" w:rsidR="00B32F09" w:rsidRPr="00B8624A" w:rsidRDefault="00DD1F4E" w:rsidP="00D017A2">
      <w:pPr>
        <w:spacing w:after="0" w:line="360" w:lineRule="auto"/>
        <w:jc w:val="both"/>
        <w:rPr>
          <w:rFonts w:cstheme="minorHAnsi"/>
          <w:color w:val="808080" w:themeColor="background1" w:themeShade="80"/>
          <w:sz w:val="20"/>
          <w:szCs w:val="20"/>
        </w:rPr>
      </w:pPr>
      <w:r w:rsidRPr="00B8624A">
        <w:rPr>
          <w:rFonts w:cstheme="minorHAnsi"/>
          <w:color w:val="808080" w:themeColor="background1" w:themeShade="80"/>
          <w:sz w:val="20"/>
          <w:szCs w:val="20"/>
        </w:rPr>
        <w:t>S</w:t>
      </w:r>
      <w:r w:rsidR="001A62DA" w:rsidRPr="00B8624A">
        <w:rPr>
          <w:rFonts w:cstheme="minorHAnsi"/>
          <w:color w:val="808080" w:themeColor="background1" w:themeShade="80"/>
          <w:sz w:val="20"/>
          <w:szCs w:val="20"/>
        </w:rPr>
        <w:t>ino</w:t>
      </w:r>
    </w:p>
    <w:p w14:paraId="2A9BC802" w14:textId="295D984C" w:rsidR="001A62DA" w:rsidRPr="00B8624A" w:rsidRDefault="00474AD6" w:rsidP="00D017A2">
      <w:pPr>
        <w:spacing w:after="0" w:line="360" w:lineRule="auto"/>
        <w:ind w:left="708"/>
        <w:jc w:val="both"/>
        <w:rPr>
          <w:rFonts w:cstheme="minorHAnsi"/>
          <w:color w:val="808080" w:themeColor="background1" w:themeShade="80"/>
          <w:sz w:val="20"/>
          <w:szCs w:val="20"/>
        </w:rPr>
      </w:pPr>
      <w:r w:rsidRPr="00B8624A">
        <w:rPr>
          <w:rFonts w:cstheme="minorHAnsi"/>
          <w:color w:val="808080" w:themeColor="background1" w:themeShade="80"/>
          <w:sz w:val="20"/>
          <w:szCs w:val="20"/>
        </w:rPr>
        <w:t xml:space="preserve">     </w:t>
      </w:r>
      <w:proofErr w:type="spellStart"/>
      <w:r w:rsidR="001A62DA" w:rsidRPr="00B8624A">
        <w:rPr>
          <w:rFonts w:cstheme="minorHAnsi"/>
          <w:color w:val="808080" w:themeColor="background1" w:themeShade="80"/>
          <w:sz w:val="20"/>
          <w:szCs w:val="20"/>
        </w:rPr>
        <w:t>ventana_</w:t>
      </w:r>
      <w:r w:rsidR="00E54E7B" w:rsidRPr="00B8624A">
        <w:rPr>
          <w:rFonts w:cstheme="minorHAnsi"/>
          <w:color w:val="808080" w:themeColor="background1" w:themeShade="80"/>
          <w:sz w:val="20"/>
          <w:szCs w:val="20"/>
        </w:rPr>
        <w:t>humedad</w:t>
      </w:r>
      <w:proofErr w:type="spellEnd"/>
      <w:r w:rsidR="001A62DA" w:rsidRPr="00B8624A">
        <w:rPr>
          <w:rFonts w:cstheme="minorHAnsi"/>
          <w:color w:val="808080" w:themeColor="background1" w:themeShade="80"/>
          <w:sz w:val="20"/>
          <w:szCs w:val="20"/>
        </w:rPr>
        <w:t xml:space="preserve"> = “No apto”</w:t>
      </w:r>
    </w:p>
    <w:p w14:paraId="750C1270" w14:textId="480578C3" w:rsidR="001A62DA" w:rsidRPr="00B8624A" w:rsidRDefault="001A62DA" w:rsidP="00D017A2">
      <w:pPr>
        <w:spacing w:after="0" w:line="360" w:lineRule="auto"/>
        <w:rPr>
          <w:rFonts w:cstheme="minorHAnsi"/>
          <w:color w:val="808080" w:themeColor="background1" w:themeShade="80"/>
          <w:sz w:val="20"/>
          <w:szCs w:val="20"/>
        </w:rPr>
      </w:pPr>
      <w:proofErr w:type="spellStart"/>
      <w:r w:rsidRPr="00B8624A">
        <w:rPr>
          <w:rFonts w:cstheme="minorHAnsi"/>
          <w:color w:val="808080" w:themeColor="background1" w:themeShade="80"/>
          <w:sz w:val="20"/>
          <w:szCs w:val="20"/>
        </w:rPr>
        <w:t>Finsi</w:t>
      </w:r>
      <w:proofErr w:type="spellEnd"/>
    </w:p>
    <w:p w14:paraId="78E0C6DD" w14:textId="19E6985B" w:rsidR="00EC4638" w:rsidRPr="00B8624A" w:rsidRDefault="00EC4638" w:rsidP="00D017A2">
      <w:pPr>
        <w:spacing w:after="0" w:line="360" w:lineRule="auto"/>
        <w:rPr>
          <w:rFonts w:cstheme="minorHAnsi"/>
          <w:color w:val="808080" w:themeColor="background1" w:themeShade="80"/>
          <w:sz w:val="20"/>
          <w:szCs w:val="20"/>
        </w:rPr>
      </w:pPr>
      <w:r w:rsidRPr="00B8624A">
        <w:rPr>
          <w:rFonts w:cstheme="minorHAnsi"/>
          <w:color w:val="808080" w:themeColor="background1" w:themeShade="80"/>
          <w:sz w:val="20"/>
          <w:szCs w:val="20"/>
        </w:rPr>
        <w:t xml:space="preserve">Si </w:t>
      </w:r>
      <w:r w:rsidR="00F318B1" w:rsidRPr="00B8624A">
        <w:rPr>
          <w:rFonts w:cstheme="minorHAnsi"/>
          <w:color w:val="808080" w:themeColor="background1" w:themeShade="80"/>
          <w:sz w:val="20"/>
          <w:szCs w:val="20"/>
        </w:rPr>
        <w:t>20</w:t>
      </w:r>
      <w:r w:rsidR="00ED538F" w:rsidRPr="009B5D35">
        <w:rPr>
          <w:rFonts w:cstheme="minorHAnsi"/>
          <w:color w:val="808080" w:themeColor="background1" w:themeShade="80"/>
          <w:sz w:val="20"/>
          <w:szCs w:val="20"/>
        </w:rPr>
        <w:t>°</w:t>
      </w:r>
      <w:r w:rsidR="008A37D5" w:rsidRPr="00B8624A">
        <w:rPr>
          <w:rFonts w:ascii="Cambria Math" w:hAnsi="Cambria Math" w:cstheme="minorHAnsi"/>
          <w:color w:val="808080" w:themeColor="background1" w:themeShade="80"/>
          <w:sz w:val="20"/>
          <w:szCs w:val="20"/>
        </w:rPr>
        <w:t>𝑐</w:t>
      </w:r>
      <w:r w:rsidR="008A37D5" w:rsidRPr="00B8624A">
        <w:rPr>
          <w:rFonts w:cstheme="minorHAnsi"/>
          <w:color w:val="808080" w:themeColor="background1" w:themeShade="80"/>
          <w:sz w:val="20"/>
          <w:szCs w:val="20"/>
        </w:rPr>
        <w:t xml:space="preserve"> </w:t>
      </w:r>
      <w:r w:rsidRPr="00B8624A">
        <w:rPr>
          <w:rFonts w:cstheme="minorHAnsi"/>
          <w:color w:val="808080" w:themeColor="background1" w:themeShade="80"/>
          <w:sz w:val="20"/>
          <w:szCs w:val="20"/>
        </w:rPr>
        <w:t xml:space="preserve">&gt; </w:t>
      </w:r>
      <w:r w:rsidR="009D7F1A" w:rsidRPr="00B8624A">
        <w:rPr>
          <w:rFonts w:cstheme="minorHAnsi"/>
          <w:color w:val="808080" w:themeColor="background1" w:themeShade="80"/>
          <w:sz w:val="20"/>
          <w:szCs w:val="20"/>
        </w:rPr>
        <w:t>temperatura</w:t>
      </w:r>
      <w:r w:rsidRPr="00B8624A">
        <w:rPr>
          <w:rFonts w:cstheme="minorHAnsi"/>
          <w:color w:val="808080" w:themeColor="background1" w:themeShade="80"/>
          <w:sz w:val="20"/>
          <w:szCs w:val="20"/>
        </w:rPr>
        <w:t xml:space="preserve"> &lt; </w:t>
      </w:r>
      <w:r w:rsidR="00065043" w:rsidRPr="00B8624A">
        <w:rPr>
          <w:rFonts w:cstheme="minorHAnsi"/>
          <w:color w:val="808080" w:themeColor="background1" w:themeShade="80"/>
          <w:sz w:val="20"/>
          <w:szCs w:val="20"/>
        </w:rPr>
        <w:t>30°</w:t>
      </w:r>
      <w:r w:rsidR="00EF7D1C" w:rsidRPr="00B8624A">
        <w:rPr>
          <w:rFonts w:ascii="Cambria Math" w:hAnsi="Cambria Math" w:cstheme="minorHAnsi"/>
          <w:color w:val="808080" w:themeColor="background1" w:themeShade="80"/>
          <w:sz w:val="20"/>
          <w:szCs w:val="20"/>
        </w:rPr>
        <w:t>𝑐</w:t>
      </w:r>
      <w:r w:rsidRPr="00B8624A">
        <w:rPr>
          <w:rFonts w:cstheme="minorHAnsi"/>
          <w:color w:val="808080" w:themeColor="background1" w:themeShade="80"/>
          <w:sz w:val="20"/>
          <w:szCs w:val="20"/>
        </w:rPr>
        <w:t xml:space="preserve"> entonces</w:t>
      </w:r>
    </w:p>
    <w:p w14:paraId="623A0AD6" w14:textId="53721634" w:rsidR="00EC4638" w:rsidRPr="00B8624A" w:rsidRDefault="00474AD6" w:rsidP="00D017A2">
      <w:pPr>
        <w:spacing w:after="0" w:line="360" w:lineRule="auto"/>
        <w:ind w:left="708"/>
        <w:rPr>
          <w:rFonts w:cstheme="minorHAnsi"/>
          <w:color w:val="808080" w:themeColor="background1" w:themeShade="80"/>
          <w:sz w:val="20"/>
          <w:szCs w:val="20"/>
        </w:rPr>
      </w:pPr>
      <w:r w:rsidRPr="00B8624A">
        <w:rPr>
          <w:rFonts w:cstheme="minorHAnsi"/>
          <w:color w:val="808080" w:themeColor="background1" w:themeShade="80"/>
          <w:sz w:val="20"/>
          <w:szCs w:val="20"/>
        </w:rPr>
        <w:t xml:space="preserve">     </w:t>
      </w:r>
      <w:proofErr w:type="spellStart"/>
      <w:r w:rsidR="00EC4638" w:rsidRPr="00B8624A">
        <w:rPr>
          <w:rFonts w:cstheme="minorHAnsi"/>
          <w:color w:val="808080" w:themeColor="background1" w:themeShade="80"/>
          <w:sz w:val="20"/>
          <w:szCs w:val="20"/>
        </w:rPr>
        <w:t>ventana_</w:t>
      </w:r>
      <w:r w:rsidR="009D7F1A" w:rsidRPr="00B8624A">
        <w:rPr>
          <w:rFonts w:cstheme="minorHAnsi"/>
          <w:color w:val="808080" w:themeColor="background1" w:themeShade="80"/>
          <w:sz w:val="20"/>
          <w:szCs w:val="20"/>
        </w:rPr>
        <w:t>temperatura</w:t>
      </w:r>
      <w:proofErr w:type="spellEnd"/>
      <w:r w:rsidR="00EC4638" w:rsidRPr="00B8624A">
        <w:rPr>
          <w:rFonts w:cstheme="minorHAnsi"/>
          <w:color w:val="808080" w:themeColor="background1" w:themeShade="80"/>
          <w:sz w:val="20"/>
          <w:szCs w:val="20"/>
        </w:rPr>
        <w:t xml:space="preserve"> = “Apto”</w:t>
      </w:r>
    </w:p>
    <w:p w14:paraId="67BEAC00" w14:textId="77777777" w:rsidR="00EC4638" w:rsidRPr="00B8624A" w:rsidRDefault="00EC4638" w:rsidP="00D017A2">
      <w:pPr>
        <w:spacing w:after="0" w:line="360" w:lineRule="auto"/>
        <w:jc w:val="both"/>
        <w:rPr>
          <w:rFonts w:cstheme="minorHAnsi"/>
          <w:color w:val="808080" w:themeColor="background1" w:themeShade="80"/>
          <w:sz w:val="20"/>
          <w:szCs w:val="20"/>
        </w:rPr>
      </w:pPr>
      <w:r w:rsidRPr="00B8624A">
        <w:rPr>
          <w:rFonts w:cstheme="minorHAnsi"/>
          <w:color w:val="808080" w:themeColor="background1" w:themeShade="80"/>
          <w:sz w:val="20"/>
          <w:szCs w:val="20"/>
        </w:rPr>
        <w:t>Sino</w:t>
      </w:r>
    </w:p>
    <w:p w14:paraId="18D96A4C" w14:textId="53A67ECB" w:rsidR="00EC4638" w:rsidRPr="00B8624A" w:rsidRDefault="00474AD6" w:rsidP="00D017A2">
      <w:pPr>
        <w:spacing w:after="0" w:line="360" w:lineRule="auto"/>
        <w:ind w:left="708"/>
        <w:jc w:val="both"/>
        <w:rPr>
          <w:rFonts w:cstheme="minorHAnsi"/>
          <w:color w:val="808080" w:themeColor="background1" w:themeShade="80"/>
          <w:sz w:val="20"/>
          <w:szCs w:val="20"/>
        </w:rPr>
      </w:pPr>
      <w:r w:rsidRPr="00B8624A">
        <w:rPr>
          <w:rFonts w:cstheme="minorHAnsi"/>
          <w:color w:val="808080" w:themeColor="background1" w:themeShade="80"/>
          <w:sz w:val="20"/>
          <w:szCs w:val="20"/>
        </w:rPr>
        <w:t xml:space="preserve">     </w:t>
      </w:r>
      <w:proofErr w:type="spellStart"/>
      <w:r w:rsidR="00EC4638" w:rsidRPr="00B8624A">
        <w:rPr>
          <w:rFonts w:cstheme="minorHAnsi"/>
          <w:color w:val="808080" w:themeColor="background1" w:themeShade="80"/>
          <w:sz w:val="20"/>
          <w:szCs w:val="20"/>
        </w:rPr>
        <w:t>ventana_</w:t>
      </w:r>
      <w:r w:rsidR="009D7F1A" w:rsidRPr="00B8624A">
        <w:rPr>
          <w:rFonts w:cstheme="minorHAnsi"/>
          <w:color w:val="808080" w:themeColor="background1" w:themeShade="80"/>
          <w:sz w:val="20"/>
          <w:szCs w:val="20"/>
        </w:rPr>
        <w:t>temperatura</w:t>
      </w:r>
      <w:proofErr w:type="spellEnd"/>
      <w:r w:rsidR="00EC4638" w:rsidRPr="00B8624A">
        <w:rPr>
          <w:rFonts w:cstheme="minorHAnsi"/>
          <w:color w:val="808080" w:themeColor="background1" w:themeShade="80"/>
          <w:sz w:val="20"/>
          <w:szCs w:val="20"/>
        </w:rPr>
        <w:t xml:space="preserve"> = “No apto”</w:t>
      </w:r>
    </w:p>
    <w:p w14:paraId="48DE686C" w14:textId="099252F8" w:rsidR="007A3053" w:rsidRPr="00B8624A" w:rsidRDefault="00EC4638" w:rsidP="00D017A2">
      <w:pPr>
        <w:spacing w:after="0" w:line="360" w:lineRule="auto"/>
        <w:rPr>
          <w:rFonts w:cstheme="minorHAnsi"/>
          <w:color w:val="808080" w:themeColor="background1" w:themeShade="80"/>
          <w:sz w:val="20"/>
          <w:szCs w:val="20"/>
        </w:rPr>
      </w:pPr>
      <w:proofErr w:type="spellStart"/>
      <w:r w:rsidRPr="00B8624A">
        <w:rPr>
          <w:rFonts w:cstheme="minorHAnsi"/>
          <w:color w:val="808080" w:themeColor="background1" w:themeShade="80"/>
          <w:sz w:val="20"/>
          <w:szCs w:val="20"/>
        </w:rPr>
        <w:t>Finsi</w:t>
      </w:r>
      <w:proofErr w:type="spellEnd"/>
    </w:p>
    <w:p w14:paraId="739A7831" w14:textId="61CF4B66" w:rsidR="004A2F82" w:rsidRPr="00B8624A" w:rsidRDefault="007A3053" w:rsidP="00D017A2">
      <w:pPr>
        <w:spacing w:after="0" w:line="360" w:lineRule="auto"/>
        <w:jc w:val="both"/>
        <w:rPr>
          <w:rFonts w:cstheme="minorHAnsi"/>
          <w:color w:val="808080" w:themeColor="background1" w:themeShade="80"/>
          <w:sz w:val="20"/>
          <w:szCs w:val="20"/>
        </w:rPr>
      </w:pPr>
      <w:r w:rsidRPr="00B8624A">
        <w:rPr>
          <w:rFonts w:cstheme="minorHAnsi"/>
          <w:color w:val="808080" w:themeColor="background1" w:themeShade="80"/>
          <w:sz w:val="20"/>
          <w:szCs w:val="20"/>
        </w:rPr>
        <w:t xml:space="preserve">Si </w:t>
      </w:r>
      <w:r w:rsidR="001E7522" w:rsidRPr="00B8624A">
        <w:rPr>
          <w:rFonts w:cstheme="minorHAnsi"/>
          <w:color w:val="808080" w:themeColor="background1" w:themeShade="80"/>
          <w:sz w:val="20"/>
          <w:szCs w:val="20"/>
        </w:rPr>
        <w:t>(</w:t>
      </w:r>
      <w:proofErr w:type="spellStart"/>
      <w:r w:rsidR="0028412C" w:rsidRPr="00B8624A">
        <w:rPr>
          <w:rFonts w:cstheme="minorHAnsi"/>
          <w:color w:val="808080" w:themeColor="background1" w:themeShade="80"/>
          <w:sz w:val="20"/>
          <w:szCs w:val="20"/>
        </w:rPr>
        <w:t>ventana_</w:t>
      </w:r>
      <w:r w:rsidR="001E7522" w:rsidRPr="00B8624A">
        <w:rPr>
          <w:rFonts w:cstheme="minorHAnsi"/>
          <w:color w:val="808080" w:themeColor="background1" w:themeShade="80"/>
          <w:sz w:val="20"/>
          <w:szCs w:val="20"/>
        </w:rPr>
        <w:t>preci</w:t>
      </w:r>
      <w:r w:rsidR="004A2F82" w:rsidRPr="00B8624A">
        <w:rPr>
          <w:rFonts w:cstheme="minorHAnsi"/>
          <w:color w:val="808080" w:themeColor="background1" w:themeShade="80"/>
          <w:sz w:val="20"/>
          <w:szCs w:val="20"/>
        </w:rPr>
        <w:t>pitacion</w:t>
      </w:r>
      <w:proofErr w:type="spellEnd"/>
      <w:r w:rsidR="0028412C" w:rsidRPr="00B8624A">
        <w:rPr>
          <w:rFonts w:cstheme="minorHAnsi"/>
          <w:color w:val="808080" w:themeColor="background1" w:themeShade="80"/>
          <w:sz w:val="20"/>
          <w:szCs w:val="20"/>
        </w:rPr>
        <w:t xml:space="preserve"> = “</w:t>
      </w:r>
      <w:r w:rsidR="00C144AD" w:rsidRPr="00B8624A">
        <w:rPr>
          <w:rFonts w:cstheme="minorHAnsi"/>
          <w:color w:val="808080" w:themeColor="background1" w:themeShade="80"/>
          <w:sz w:val="20"/>
          <w:szCs w:val="20"/>
        </w:rPr>
        <w:t>A</w:t>
      </w:r>
      <w:r w:rsidR="0028412C" w:rsidRPr="00B8624A">
        <w:rPr>
          <w:rFonts w:cstheme="minorHAnsi"/>
          <w:color w:val="808080" w:themeColor="background1" w:themeShade="80"/>
          <w:sz w:val="20"/>
          <w:szCs w:val="20"/>
        </w:rPr>
        <w:t>pto”</w:t>
      </w:r>
      <w:r w:rsidR="001E7522" w:rsidRPr="00B8624A">
        <w:rPr>
          <w:rFonts w:cstheme="minorHAnsi"/>
          <w:color w:val="808080" w:themeColor="background1" w:themeShade="80"/>
          <w:sz w:val="20"/>
          <w:szCs w:val="20"/>
        </w:rPr>
        <w:t>) y (</w:t>
      </w:r>
      <w:proofErr w:type="spellStart"/>
      <w:r w:rsidR="001E7522" w:rsidRPr="00B8624A">
        <w:rPr>
          <w:rFonts w:cstheme="minorHAnsi"/>
          <w:color w:val="808080" w:themeColor="background1" w:themeShade="80"/>
          <w:sz w:val="20"/>
          <w:szCs w:val="20"/>
        </w:rPr>
        <w:t>ventana_humedad</w:t>
      </w:r>
      <w:proofErr w:type="spellEnd"/>
      <w:r w:rsidR="001E7522" w:rsidRPr="00B8624A">
        <w:rPr>
          <w:rFonts w:cstheme="minorHAnsi"/>
          <w:color w:val="808080" w:themeColor="background1" w:themeShade="80"/>
          <w:sz w:val="20"/>
          <w:szCs w:val="20"/>
        </w:rPr>
        <w:t xml:space="preserve"> = “Apto”)</w:t>
      </w:r>
      <w:r w:rsidR="004A2F82" w:rsidRPr="00B8624A">
        <w:rPr>
          <w:rFonts w:cstheme="minorHAnsi"/>
          <w:color w:val="808080" w:themeColor="background1" w:themeShade="80"/>
          <w:sz w:val="20"/>
          <w:szCs w:val="20"/>
        </w:rPr>
        <w:t xml:space="preserve"> y (</w:t>
      </w:r>
      <w:proofErr w:type="spellStart"/>
      <w:r w:rsidR="004A2F82" w:rsidRPr="00B8624A">
        <w:rPr>
          <w:rFonts w:cstheme="minorHAnsi"/>
          <w:color w:val="808080" w:themeColor="background1" w:themeShade="80"/>
          <w:sz w:val="20"/>
          <w:szCs w:val="20"/>
        </w:rPr>
        <w:t>ventana_temperatura</w:t>
      </w:r>
      <w:proofErr w:type="spellEnd"/>
      <w:r w:rsidR="004A2F82" w:rsidRPr="00B8624A">
        <w:rPr>
          <w:rFonts w:cstheme="minorHAnsi"/>
          <w:color w:val="808080" w:themeColor="background1" w:themeShade="80"/>
          <w:sz w:val="20"/>
          <w:szCs w:val="20"/>
        </w:rPr>
        <w:t xml:space="preserve"> = “Apto”) entonces</w:t>
      </w:r>
    </w:p>
    <w:p w14:paraId="03474844" w14:textId="77777777" w:rsidR="00474AD6" w:rsidRPr="00B8624A" w:rsidRDefault="00474AD6" w:rsidP="00D017A2">
      <w:pPr>
        <w:spacing w:after="0" w:line="360" w:lineRule="auto"/>
        <w:ind w:left="708"/>
        <w:jc w:val="both"/>
        <w:rPr>
          <w:rFonts w:cstheme="minorHAnsi"/>
          <w:color w:val="808080" w:themeColor="background1" w:themeShade="80"/>
          <w:sz w:val="20"/>
          <w:szCs w:val="20"/>
        </w:rPr>
      </w:pPr>
      <w:r w:rsidRPr="00B8624A">
        <w:rPr>
          <w:rFonts w:cstheme="minorHAnsi"/>
          <w:color w:val="808080" w:themeColor="background1" w:themeShade="80"/>
          <w:sz w:val="20"/>
          <w:szCs w:val="20"/>
        </w:rPr>
        <w:t xml:space="preserve">     </w:t>
      </w:r>
      <w:r w:rsidR="00C65C28" w:rsidRPr="00B8624A">
        <w:rPr>
          <w:rFonts w:cstheme="minorHAnsi"/>
          <w:color w:val="808080" w:themeColor="background1" w:themeShade="80"/>
          <w:sz w:val="20"/>
          <w:szCs w:val="20"/>
        </w:rPr>
        <w:t>Escribir “</w:t>
      </w:r>
      <w:r w:rsidR="007C07C5" w:rsidRPr="00B8624A">
        <w:rPr>
          <w:rFonts w:cstheme="minorHAnsi"/>
          <w:color w:val="808080" w:themeColor="background1" w:themeShade="80"/>
          <w:sz w:val="20"/>
          <w:szCs w:val="20"/>
        </w:rPr>
        <w:t>Las condiciones son favorables</w:t>
      </w:r>
      <w:r w:rsidR="001A729C" w:rsidRPr="00B8624A">
        <w:rPr>
          <w:rFonts w:cstheme="minorHAnsi"/>
          <w:color w:val="808080" w:themeColor="background1" w:themeShade="80"/>
          <w:sz w:val="20"/>
          <w:szCs w:val="20"/>
        </w:rPr>
        <w:t>, ¡Es hora de</w:t>
      </w:r>
    </w:p>
    <w:p w14:paraId="1D9AB454" w14:textId="0DE5EB8E" w:rsidR="007A3053" w:rsidRPr="00B8624A" w:rsidRDefault="00474AD6" w:rsidP="00D017A2">
      <w:pPr>
        <w:spacing w:after="0" w:line="360" w:lineRule="auto"/>
        <w:ind w:left="708"/>
        <w:jc w:val="both"/>
        <w:rPr>
          <w:rFonts w:cstheme="minorHAnsi"/>
          <w:color w:val="808080" w:themeColor="background1" w:themeShade="80"/>
          <w:sz w:val="20"/>
          <w:szCs w:val="20"/>
        </w:rPr>
      </w:pPr>
      <w:r w:rsidRPr="00B8624A">
        <w:rPr>
          <w:rFonts w:cstheme="minorHAnsi"/>
          <w:color w:val="808080" w:themeColor="background1" w:themeShade="80"/>
          <w:sz w:val="20"/>
          <w:szCs w:val="20"/>
        </w:rPr>
        <w:t xml:space="preserve">     </w:t>
      </w:r>
      <w:r w:rsidR="001A729C" w:rsidRPr="00B8624A">
        <w:rPr>
          <w:rFonts w:cstheme="minorHAnsi"/>
          <w:color w:val="808080" w:themeColor="background1" w:themeShade="80"/>
          <w:sz w:val="20"/>
          <w:szCs w:val="20"/>
        </w:rPr>
        <w:t>sembrar!”</w:t>
      </w:r>
    </w:p>
    <w:p w14:paraId="5304C0DF" w14:textId="77777777" w:rsidR="007A3053" w:rsidRPr="00B8624A" w:rsidRDefault="007A3053" w:rsidP="00D017A2">
      <w:pPr>
        <w:spacing w:after="0" w:line="360" w:lineRule="auto"/>
        <w:jc w:val="both"/>
        <w:rPr>
          <w:rFonts w:cstheme="minorHAnsi"/>
          <w:color w:val="808080" w:themeColor="background1" w:themeShade="80"/>
          <w:sz w:val="20"/>
          <w:szCs w:val="20"/>
        </w:rPr>
      </w:pPr>
      <w:r w:rsidRPr="00B8624A">
        <w:rPr>
          <w:rFonts w:cstheme="minorHAnsi"/>
          <w:color w:val="808080" w:themeColor="background1" w:themeShade="80"/>
          <w:sz w:val="20"/>
          <w:szCs w:val="20"/>
        </w:rPr>
        <w:t>Sino</w:t>
      </w:r>
    </w:p>
    <w:p w14:paraId="438ECAAB" w14:textId="77777777" w:rsidR="00474AD6" w:rsidRPr="00B8624A" w:rsidRDefault="00474AD6" w:rsidP="00D017A2">
      <w:pPr>
        <w:spacing w:after="0" w:line="360" w:lineRule="auto"/>
        <w:ind w:left="708"/>
        <w:jc w:val="both"/>
        <w:rPr>
          <w:rFonts w:cstheme="minorHAnsi"/>
          <w:color w:val="808080" w:themeColor="background1" w:themeShade="80"/>
          <w:sz w:val="20"/>
          <w:szCs w:val="20"/>
        </w:rPr>
      </w:pPr>
      <w:r w:rsidRPr="00B8624A">
        <w:rPr>
          <w:rFonts w:cstheme="minorHAnsi"/>
          <w:color w:val="808080" w:themeColor="background1" w:themeShade="80"/>
          <w:sz w:val="20"/>
          <w:szCs w:val="20"/>
        </w:rPr>
        <w:t xml:space="preserve">     </w:t>
      </w:r>
      <w:r w:rsidR="001A729C" w:rsidRPr="00B8624A">
        <w:rPr>
          <w:rFonts w:cstheme="minorHAnsi"/>
          <w:color w:val="808080" w:themeColor="background1" w:themeShade="80"/>
          <w:sz w:val="20"/>
          <w:szCs w:val="20"/>
        </w:rPr>
        <w:t xml:space="preserve">Escribir “Las condiciones no son favorables, </w:t>
      </w:r>
      <w:r w:rsidR="000B2DD8" w:rsidRPr="00B8624A">
        <w:rPr>
          <w:rFonts w:cstheme="minorHAnsi"/>
          <w:color w:val="808080" w:themeColor="background1" w:themeShade="80"/>
          <w:sz w:val="20"/>
          <w:szCs w:val="20"/>
        </w:rPr>
        <w:t>¡No</w:t>
      </w:r>
    </w:p>
    <w:p w14:paraId="7164FBB8" w14:textId="46C8191C" w:rsidR="001A729C" w:rsidRPr="00B8624A" w:rsidRDefault="00474AD6" w:rsidP="00D017A2">
      <w:pPr>
        <w:spacing w:after="0" w:line="360" w:lineRule="auto"/>
        <w:ind w:left="708"/>
        <w:jc w:val="both"/>
        <w:rPr>
          <w:rFonts w:cstheme="minorHAnsi"/>
          <w:color w:val="808080" w:themeColor="background1" w:themeShade="80"/>
          <w:sz w:val="20"/>
          <w:szCs w:val="20"/>
        </w:rPr>
      </w:pPr>
      <w:r w:rsidRPr="00B8624A">
        <w:rPr>
          <w:rFonts w:cstheme="minorHAnsi"/>
          <w:color w:val="808080" w:themeColor="background1" w:themeShade="80"/>
          <w:sz w:val="20"/>
          <w:szCs w:val="20"/>
        </w:rPr>
        <w:t xml:space="preserve">     </w:t>
      </w:r>
      <w:r w:rsidR="000B2DD8" w:rsidRPr="00B8624A">
        <w:rPr>
          <w:rFonts w:cstheme="minorHAnsi"/>
          <w:color w:val="808080" w:themeColor="background1" w:themeShade="80"/>
          <w:sz w:val="20"/>
          <w:szCs w:val="20"/>
        </w:rPr>
        <w:t>siembre hoy!</w:t>
      </w:r>
      <w:r w:rsidR="001A729C" w:rsidRPr="00B8624A">
        <w:rPr>
          <w:rFonts w:cstheme="minorHAnsi"/>
          <w:color w:val="808080" w:themeColor="background1" w:themeShade="80"/>
          <w:sz w:val="20"/>
          <w:szCs w:val="20"/>
        </w:rPr>
        <w:t>”</w:t>
      </w:r>
    </w:p>
    <w:p w14:paraId="4CC7EBC0" w14:textId="77777777" w:rsidR="007A3053" w:rsidRPr="00B8624A" w:rsidRDefault="007A3053" w:rsidP="00D017A2">
      <w:pPr>
        <w:spacing w:after="0" w:line="360" w:lineRule="auto"/>
        <w:rPr>
          <w:rFonts w:cstheme="minorHAnsi"/>
          <w:color w:val="808080" w:themeColor="background1" w:themeShade="80"/>
          <w:sz w:val="20"/>
          <w:szCs w:val="20"/>
        </w:rPr>
      </w:pPr>
      <w:proofErr w:type="spellStart"/>
      <w:r w:rsidRPr="00B8624A">
        <w:rPr>
          <w:rFonts w:cstheme="minorHAnsi"/>
          <w:color w:val="808080" w:themeColor="background1" w:themeShade="80"/>
          <w:sz w:val="20"/>
          <w:szCs w:val="20"/>
        </w:rPr>
        <w:t>Finsi</w:t>
      </w:r>
      <w:proofErr w:type="spellEnd"/>
    </w:p>
    <w:p w14:paraId="2CAC04BC" w14:textId="77777777" w:rsidR="007A3053" w:rsidRDefault="007A3053" w:rsidP="00D017A2">
      <w:pPr>
        <w:spacing w:after="0" w:line="360" w:lineRule="auto"/>
        <w:rPr>
          <w:rFonts w:cstheme="minorHAnsi"/>
          <w:color w:val="BFBFBF" w:themeColor="background1" w:themeShade="BF"/>
          <w:sz w:val="20"/>
          <w:szCs w:val="20"/>
        </w:rPr>
      </w:pPr>
    </w:p>
    <w:p w14:paraId="5C2FF115" w14:textId="77777777" w:rsidR="00324B4F" w:rsidRDefault="00324B4F" w:rsidP="00D017A2">
      <w:pPr>
        <w:spacing w:after="0" w:line="360" w:lineRule="auto"/>
        <w:rPr>
          <w:rFonts w:cstheme="minorHAnsi"/>
          <w:color w:val="BFBFBF" w:themeColor="background1" w:themeShade="BF"/>
          <w:sz w:val="20"/>
          <w:szCs w:val="20"/>
        </w:rPr>
      </w:pPr>
    </w:p>
    <w:p w14:paraId="75FF8BA3" w14:textId="77777777" w:rsidR="00324B4F" w:rsidRPr="008C2332" w:rsidRDefault="00324B4F" w:rsidP="00D017A2">
      <w:pPr>
        <w:spacing w:after="0" w:line="360" w:lineRule="auto"/>
        <w:rPr>
          <w:rFonts w:cstheme="minorHAnsi"/>
          <w:color w:val="BFBFBF" w:themeColor="background1" w:themeShade="BF"/>
          <w:sz w:val="20"/>
          <w:szCs w:val="20"/>
        </w:rPr>
      </w:pPr>
    </w:p>
    <w:p w14:paraId="31921AD4" w14:textId="17D7DEE8" w:rsidR="001E6A90" w:rsidRPr="0035283D" w:rsidRDefault="0036480C" w:rsidP="00D017A2">
      <w:pPr>
        <w:spacing w:after="0" w:line="360" w:lineRule="auto"/>
        <w:rPr>
          <w:rFonts w:cstheme="minorHAnsi"/>
          <w:color w:val="808080" w:themeColor="background1" w:themeShade="80"/>
        </w:rPr>
      </w:pPr>
      <w:r w:rsidRPr="0035283D">
        <w:rPr>
          <w:rFonts w:cstheme="minorHAnsi"/>
        </w:rPr>
        <w:t xml:space="preserve">Algoritmos de este estilo, claro que con sus respectivas bases de datos,  podría ser de gran utilidad para el agricultor ya que sin necesidad de que haga alguna gran investigación, un algoritmo similar al mostrado podría darle la ventana óptima de siembra. Para las bases de datos, claro, requerimos datos históricos de días, semanas, meses o años anteriores para no depender de “lo que ocurrió el día anterior” ya que entre menos </w:t>
      </w:r>
      <w:r w:rsidR="003464F4" w:rsidRPr="0035283D">
        <w:rPr>
          <w:rFonts w:cstheme="minorHAnsi"/>
        </w:rPr>
        <w:t>d</w:t>
      </w:r>
      <w:r w:rsidR="00A65FE3" w:rsidRPr="0035283D">
        <w:rPr>
          <w:rFonts w:cstheme="minorHAnsi"/>
        </w:rPr>
        <w:t xml:space="preserve">atos </w:t>
      </w:r>
      <w:r w:rsidRPr="0035283D">
        <w:rPr>
          <w:rFonts w:cstheme="minorHAnsi"/>
        </w:rPr>
        <w:t>tengamos, menos acertada será nuestra predicción.</w:t>
      </w:r>
    </w:p>
    <w:p w14:paraId="03BE3EE1" w14:textId="77777777" w:rsidR="007C4B61" w:rsidRPr="0035283D" w:rsidRDefault="007C4B61" w:rsidP="00D017A2">
      <w:pPr>
        <w:spacing w:after="0" w:line="360" w:lineRule="auto"/>
        <w:rPr>
          <w:rFonts w:cstheme="minorHAnsi"/>
          <w:color w:val="808080" w:themeColor="background1" w:themeShade="80"/>
        </w:rPr>
      </w:pPr>
    </w:p>
    <w:p w14:paraId="66B9F357" w14:textId="1F716688" w:rsidR="007A2B04" w:rsidRPr="007A2B04" w:rsidRDefault="007A2B04" w:rsidP="00D017A2">
      <w:pPr>
        <w:spacing w:after="0" w:line="360" w:lineRule="auto"/>
        <w:ind w:left="-5" w:hanging="10"/>
        <w:rPr>
          <w:rFonts w:eastAsia="Arial" w:cs="Arial"/>
          <w:b/>
          <w:bCs/>
          <w:i/>
          <w:iCs/>
          <w:color w:val="000000"/>
          <w:kern w:val="2"/>
          <w:sz w:val="28"/>
          <w:szCs w:val="28"/>
          <w:lang w:eastAsia="es-MX"/>
          <w14:ligatures w14:val="standardContextual"/>
        </w:rPr>
      </w:pPr>
      <w:r w:rsidRPr="007A2B04">
        <w:rPr>
          <w:rFonts w:eastAsia="Arial" w:cs="Arial"/>
          <w:b/>
          <w:bCs/>
          <w:i/>
          <w:iCs/>
          <w:color w:val="000000"/>
          <w:kern w:val="2"/>
          <w:sz w:val="28"/>
          <w:szCs w:val="28"/>
          <w:lang w:eastAsia="es-MX"/>
          <w14:ligatures w14:val="standardContextual"/>
        </w:rPr>
        <w:t>UCA: PERSPECTIVA DE GÉNERO</w:t>
      </w:r>
    </w:p>
    <w:p w14:paraId="06B93730" w14:textId="4C568812" w:rsidR="007A2B04" w:rsidRPr="0035283D" w:rsidRDefault="007A2B04" w:rsidP="00D017A2">
      <w:pPr>
        <w:spacing w:after="0" w:line="360" w:lineRule="auto"/>
        <w:ind w:left="-5" w:hanging="10"/>
        <w:rPr>
          <w:rFonts w:eastAsia="Arial" w:cs="Arial"/>
          <w:color w:val="000000"/>
          <w:kern w:val="2"/>
          <w:lang w:eastAsia="es-MX"/>
          <w14:ligatures w14:val="standardContextual"/>
        </w:rPr>
      </w:pPr>
      <w:r w:rsidRPr="0035283D">
        <w:rPr>
          <w:rFonts w:eastAsia="Arial" w:cs="Arial"/>
          <w:color w:val="000000"/>
          <w:kern w:val="2"/>
          <w:lang w:eastAsia="es-MX"/>
          <w14:ligatures w14:val="standardContextual"/>
        </w:rPr>
        <w:t xml:space="preserve">En el Valle de Yaqui, en Cajeme (Sonora), hay diversos tipos de sesgos en la producción agrícola qué tenemos que erradicar, un ejemplo puede ser que, aunque la mayoría de población en la región son mujeres (16% </w:t>
      </w:r>
      <w:r w:rsidR="00225EB4">
        <w:rPr>
          <w:rFonts w:eastAsia="Arial" w:cs="Arial"/>
          <w:color w:val="000000"/>
          <w:kern w:val="2"/>
          <w:lang w:eastAsia="es-MX"/>
          <w14:ligatures w14:val="standardContextual"/>
        </w:rPr>
        <w:t xml:space="preserve"> más </w:t>
      </w:r>
      <w:r w:rsidRPr="0035283D">
        <w:rPr>
          <w:rFonts w:eastAsia="Arial" w:cs="Arial"/>
          <w:color w:val="000000"/>
          <w:kern w:val="2"/>
          <w:lang w:eastAsia="es-MX"/>
          <w14:ligatures w14:val="standardContextual"/>
        </w:rPr>
        <w:t xml:space="preserve">según el censo poblacional del INEGI en 2020), estas siguen teniendo un papel secundario en el cultivo del jitomate; </w:t>
      </w:r>
      <w:r w:rsidR="00344133" w:rsidRPr="0035283D">
        <w:rPr>
          <w:rFonts w:eastAsia="Arial" w:cs="Arial"/>
          <w:color w:val="000000"/>
          <w:kern w:val="2"/>
          <w:lang w:eastAsia="es-MX"/>
          <w14:ligatures w14:val="standardContextual"/>
        </w:rPr>
        <w:t>Ti</w:t>
      </w:r>
      <w:r w:rsidRPr="0035283D">
        <w:rPr>
          <w:rFonts w:eastAsia="Arial" w:cs="Arial"/>
          <w:color w:val="000000"/>
          <w:kern w:val="2"/>
          <w:lang w:eastAsia="es-MX"/>
          <w14:ligatures w14:val="standardContextual"/>
        </w:rPr>
        <w:t xml:space="preserve">enen tareas como el cuidado del cultivo durante su proceso y la cosecha del mismo, mientras que los hombres son quienes toman decisiones importantes para la siembra o quienes dirigen el proceso del cultivo. </w:t>
      </w:r>
    </w:p>
    <w:p w14:paraId="0A86D31B" w14:textId="77777777" w:rsidR="007A2B04" w:rsidRPr="0035283D" w:rsidRDefault="007A2B04" w:rsidP="00D017A2">
      <w:pPr>
        <w:spacing w:after="0" w:line="360" w:lineRule="auto"/>
        <w:ind w:left="-5" w:hanging="10"/>
        <w:rPr>
          <w:rFonts w:eastAsia="Arial" w:cs="Arial"/>
          <w:color w:val="000000"/>
          <w:kern w:val="2"/>
          <w:lang w:eastAsia="es-MX"/>
          <w14:ligatures w14:val="standardContextual"/>
        </w:rPr>
      </w:pPr>
      <w:r w:rsidRPr="0035283D">
        <w:rPr>
          <w:rFonts w:eastAsia="Arial" w:cs="Arial"/>
          <w:color w:val="000000"/>
          <w:kern w:val="2"/>
          <w:lang w:eastAsia="es-MX"/>
          <w14:ligatures w14:val="standardContextual"/>
        </w:rPr>
        <w:t xml:space="preserve">A pesar de esta brecha tan significativa, las mujeres han estado acercándose cada vez más a puestos altos en la toma de decisiones de un cultivo, ya que muchas de ellas crecen en ese ambiente y adquieren un vasto conocimiento sobre el tema.  </w:t>
      </w:r>
    </w:p>
    <w:p w14:paraId="715D5BCB" w14:textId="77777777" w:rsidR="007A2B04" w:rsidRPr="0035283D" w:rsidRDefault="007A2B04" w:rsidP="00D017A2">
      <w:pPr>
        <w:spacing w:after="0" w:line="360" w:lineRule="auto"/>
        <w:ind w:left="-5" w:hanging="10"/>
        <w:rPr>
          <w:rFonts w:eastAsia="Arial" w:cs="Arial"/>
          <w:color w:val="000000"/>
          <w:kern w:val="2"/>
          <w:lang w:eastAsia="es-MX"/>
          <w14:ligatures w14:val="standardContextual"/>
        </w:rPr>
      </w:pPr>
      <w:r w:rsidRPr="0035283D">
        <w:rPr>
          <w:rFonts w:eastAsia="Arial" w:cs="Arial"/>
          <w:color w:val="000000"/>
          <w:kern w:val="2"/>
          <w:lang w:eastAsia="es-MX"/>
          <w14:ligatures w14:val="standardContextual"/>
        </w:rPr>
        <w:t xml:space="preserve">Sobre esto último también podemos encontrar sesgos ya que la mayoría de los agricultores llevan a cabo acciones basadas en experiencias propias, dogmas o tradiciones transgeneracionales y estos, como carecen de sustento científico, no siempre resultan verdaderos o directamente terminan afectando su cultivo. </w:t>
      </w:r>
    </w:p>
    <w:p w14:paraId="17E27BF4" w14:textId="4CE558E4" w:rsidR="00416BE3" w:rsidRPr="0035283D" w:rsidRDefault="007A2B04" w:rsidP="00D017A2">
      <w:pPr>
        <w:spacing w:after="0" w:line="360" w:lineRule="auto"/>
        <w:ind w:left="-5" w:hanging="10"/>
        <w:rPr>
          <w:rFonts w:eastAsia="Arial" w:cs="Arial"/>
          <w:color w:val="000000"/>
          <w:kern w:val="2"/>
          <w:lang w:eastAsia="es-MX"/>
          <w14:ligatures w14:val="standardContextual"/>
        </w:rPr>
      </w:pPr>
      <w:r w:rsidRPr="0035283D">
        <w:rPr>
          <w:rFonts w:eastAsia="Arial" w:cs="Arial"/>
          <w:color w:val="000000"/>
          <w:kern w:val="2"/>
          <w:lang w:eastAsia="es-MX"/>
          <w14:ligatures w14:val="standardContextual"/>
        </w:rPr>
        <w:t>Para llegar a una agricultura más equitativa y productiva es fundamental promover la inclusión activa de las mujeres en el proceso de decisión y tareas de alto valor, además claro de la remuneración del mismo, reconociendo su experiencia y conocimientos. También es necesario fomentar una cultura agrícola basada en evidencia científica que complemente y enriquezca el saber tradicional para que la producción de los cultivos sea más eficiente y de una gran calidad.</w:t>
      </w:r>
    </w:p>
    <w:p w14:paraId="015CCD23" w14:textId="77777777" w:rsidR="007C4B61" w:rsidRPr="00DD2C38" w:rsidRDefault="007C4B61" w:rsidP="00594EFB">
      <w:pPr>
        <w:spacing w:after="0" w:line="360" w:lineRule="auto"/>
        <w:rPr>
          <w:rFonts w:eastAsia="Arial" w:cs="Arial"/>
          <w:color w:val="000000"/>
          <w:kern w:val="2"/>
          <w:szCs w:val="24"/>
          <w:lang w:eastAsia="es-MX"/>
          <w14:ligatures w14:val="standardContextual"/>
        </w:rPr>
      </w:pPr>
    </w:p>
    <w:p w14:paraId="0EBBB7F2" w14:textId="77777777" w:rsidR="003E7A91" w:rsidRDefault="00CB0275" w:rsidP="00E279FC">
      <w:pPr>
        <w:spacing w:after="0" w:line="360" w:lineRule="auto"/>
      </w:pPr>
      <w:r>
        <w:rPr>
          <w:rFonts w:asciiTheme="majorHAnsi" w:hAnsiTheme="majorHAnsi" w:cstheme="majorHAnsi"/>
          <w:b/>
          <w:bCs/>
          <w:i/>
          <w:iCs/>
          <w:sz w:val="28"/>
          <w:szCs w:val="28"/>
        </w:rPr>
        <w:t>UCA</w:t>
      </w:r>
      <w:r w:rsidRPr="000C0E64">
        <w:rPr>
          <w:rFonts w:asciiTheme="majorHAnsi" w:hAnsiTheme="majorHAnsi" w:cstheme="majorHAnsi"/>
          <w:b/>
          <w:bCs/>
          <w:i/>
          <w:iCs/>
          <w:sz w:val="28"/>
          <w:szCs w:val="28"/>
        </w:rPr>
        <w:t xml:space="preserve">: </w:t>
      </w:r>
      <w:r>
        <w:rPr>
          <w:rFonts w:asciiTheme="majorHAnsi" w:hAnsiTheme="majorHAnsi" w:cstheme="majorHAnsi"/>
          <w:b/>
          <w:bCs/>
          <w:i/>
          <w:iCs/>
          <w:sz w:val="28"/>
          <w:szCs w:val="28"/>
        </w:rPr>
        <w:t>M</w:t>
      </w:r>
      <w:r w:rsidRPr="000C0E64">
        <w:rPr>
          <w:rFonts w:asciiTheme="majorHAnsi" w:hAnsiTheme="majorHAnsi" w:cstheme="majorHAnsi"/>
          <w:b/>
          <w:bCs/>
          <w:i/>
          <w:iCs/>
          <w:sz w:val="28"/>
          <w:szCs w:val="28"/>
        </w:rPr>
        <w:t>atemáticas</w:t>
      </w:r>
      <w:r>
        <w:rPr>
          <w:rFonts w:asciiTheme="majorHAnsi" w:hAnsiTheme="majorHAnsi" w:cstheme="majorHAnsi"/>
          <w:b/>
          <w:bCs/>
          <w:i/>
          <w:iCs/>
          <w:sz w:val="28"/>
          <w:szCs w:val="28"/>
        </w:rPr>
        <w:t xml:space="preserve"> D</w:t>
      </w:r>
      <w:r w:rsidRPr="000C0E64">
        <w:rPr>
          <w:rFonts w:asciiTheme="majorHAnsi" w:hAnsiTheme="majorHAnsi" w:cstheme="majorHAnsi"/>
          <w:b/>
          <w:bCs/>
          <w:i/>
          <w:iCs/>
          <w:sz w:val="28"/>
          <w:szCs w:val="28"/>
        </w:rPr>
        <w:t>iscretas</w:t>
      </w:r>
      <w:r w:rsidR="00175C18">
        <w:tab/>
      </w:r>
      <w:r w:rsidR="00175C18">
        <w:tab/>
      </w:r>
      <w:r w:rsidR="00175C18">
        <w:tab/>
      </w:r>
      <w:r w:rsidR="00175C18">
        <w:tab/>
      </w:r>
      <w:r w:rsidR="00175C18">
        <w:tab/>
      </w:r>
      <w:r w:rsidR="00175C18">
        <w:tab/>
      </w:r>
      <w:r w:rsidR="00175C18">
        <w:tab/>
      </w:r>
      <w:r w:rsidR="00175C18">
        <w:tab/>
      </w:r>
      <w:r w:rsidR="00175C18">
        <w:tab/>
        <w:t xml:space="preserve">                 </w:t>
      </w:r>
    </w:p>
    <w:p w14:paraId="372EA541" w14:textId="751E9260" w:rsidR="00175C18" w:rsidRPr="0035283D" w:rsidRDefault="00175C18" w:rsidP="00E279FC">
      <w:pPr>
        <w:spacing w:after="0" w:line="360" w:lineRule="auto"/>
        <w:rPr>
          <w:rFonts w:cstheme="minorHAnsi"/>
        </w:rPr>
      </w:pPr>
      <w:r w:rsidRPr="0035283D">
        <w:rPr>
          <w:rFonts w:cstheme="minorHAnsi"/>
        </w:rPr>
        <w:t>En el análisis, utilizaremos ciertas estructuras discretas para optimizar la aplicación de fertilizantes en el cultivo de jitomate de temporada en el estado de Sonora. El objetivo es minimizar pérdidas económicas ante el riesgo de lluvias que lavan el producto, utilizando la lógica matemática como herramienta de decisión.</w:t>
      </w:r>
    </w:p>
    <w:p w14:paraId="13867593" w14:textId="72ECB40E" w:rsidR="00E279FC" w:rsidRPr="0035283D" w:rsidRDefault="00175C18" w:rsidP="00D017A2">
      <w:pPr>
        <w:spacing w:after="0" w:line="360" w:lineRule="auto"/>
        <w:jc w:val="both"/>
        <w:rPr>
          <w:rFonts w:cstheme="minorHAnsi"/>
        </w:rPr>
      </w:pPr>
      <w:r w:rsidRPr="0035283D">
        <w:rPr>
          <w:rFonts w:cstheme="minorHAnsi"/>
        </w:rPr>
        <w:t>Utilizaremos lógica proposicional y Tablas de Verdad para poder modelar la decisión de fertilizar</w:t>
      </w:r>
      <w:r w:rsidR="0087194C" w:rsidRPr="0035283D">
        <w:rPr>
          <w:rFonts w:cstheme="minorHAnsi"/>
        </w:rPr>
        <w:t xml:space="preserve">; Primero </w:t>
      </w:r>
      <w:r w:rsidRPr="0035283D">
        <w:rPr>
          <w:rFonts w:cstheme="minorHAnsi"/>
        </w:rPr>
        <w:t>definimos las siguientes proposiciones simples:</w:t>
      </w:r>
    </w:p>
    <w:p w14:paraId="28593C68" w14:textId="77777777" w:rsidR="00175C18" w:rsidRPr="0035283D" w:rsidRDefault="00175C18" w:rsidP="00D017A2">
      <w:pPr>
        <w:spacing w:after="0" w:line="360" w:lineRule="auto"/>
        <w:jc w:val="both"/>
        <w:rPr>
          <w:rFonts w:cstheme="minorHAnsi"/>
        </w:rPr>
      </w:pPr>
      <w:r w:rsidRPr="0035283D">
        <w:rPr>
          <w:rFonts w:cstheme="minorHAnsi"/>
        </w:rPr>
        <w:t>p: El pronóstico meteorológico indica día seco.</w:t>
      </w:r>
    </w:p>
    <w:p w14:paraId="026F1782" w14:textId="77777777" w:rsidR="00175C18" w:rsidRDefault="00175C18" w:rsidP="00D017A2">
      <w:pPr>
        <w:spacing w:after="0" w:line="360" w:lineRule="auto"/>
        <w:jc w:val="both"/>
        <w:rPr>
          <w:rFonts w:cstheme="minorHAnsi"/>
        </w:rPr>
      </w:pPr>
      <w:r w:rsidRPr="0035283D">
        <w:rPr>
          <w:rFonts w:cstheme="minorHAnsi"/>
        </w:rPr>
        <w:t>q: Se realiza la aplicación de fertilizante.</w:t>
      </w:r>
    </w:p>
    <w:p w14:paraId="0B756A1C" w14:textId="77777777" w:rsidR="00E279FC" w:rsidRPr="0035283D" w:rsidRDefault="00E279FC" w:rsidP="00D017A2">
      <w:pPr>
        <w:spacing w:after="0" w:line="360" w:lineRule="auto"/>
        <w:jc w:val="both"/>
        <w:rPr>
          <w:rFonts w:cstheme="minorHAnsi"/>
        </w:rPr>
      </w:pPr>
    </w:p>
    <w:p w14:paraId="3104C8BB" w14:textId="02980F14" w:rsidR="00594EFB" w:rsidRDefault="00175C18" w:rsidP="00D017A2">
      <w:pPr>
        <w:spacing w:after="0" w:line="360" w:lineRule="auto"/>
        <w:jc w:val="both"/>
        <w:rPr>
          <w:rFonts w:cstheme="minorHAnsi"/>
        </w:rPr>
      </w:pPr>
      <w:r w:rsidRPr="0035283D">
        <w:rPr>
          <w:rFonts w:cstheme="minorHAnsi"/>
        </w:rPr>
        <w:t xml:space="preserve">Nuestra proposición compuesta de éxito es </w:t>
      </w:r>
      <w:proofErr w:type="spellStart"/>
      <w:r w:rsidRPr="0035283D">
        <w:rPr>
          <w:rFonts w:cstheme="minorHAnsi"/>
        </w:rPr>
        <w:t>p</w:t>
      </w:r>
      <w:r w:rsidRPr="0035283D">
        <w:rPr>
          <w:rFonts w:ascii="Cambria Math" w:hAnsi="Cambria Math" w:cs="Cambria Math"/>
        </w:rPr>
        <w:t>∧</w:t>
      </w:r>
      <w:r w:rsidRPr="0035283D">
        <w:rPr>
          <w:rFonts w:cstheme="minorHAnsi"/>
        </w:rPr>
        <w:t>q</w:t>
      </w:r>
      <w:proofErr w:type="spellEnd"/>
      <w:r w:rsidRPr="0035283D">
        <w:rPr>
          <w:rFonts w:cstheme="minorHAnsi"/>
        </w:rPr>
        <w:t xml:space="preserve"> (Solo si el día es seco Y aplico fertilizante, la operación es eficiente).</w:t>
      </w:r>
    </w:p>
    <w:p w14:paraId="543C606A" w14:textId="77777777" w:rsidR="00175C18" w:rsidRPr="0035283D" w:rsidRDefault="00175C18" w:rsidP="00D017A2">
      <w:pPr>
        <w:spacing w:after="0" w:line="360" w:lineRule="auto"/>
        <w:jc w:val="both"/>
        <w:rPr>
          <w:rFonts w:cstheme="minorHAnsi"/>
        </w:rPr>
      </w:pPr>
      <w:r w:rsidRPr="0035283D">
        <w:rPr>
          <w:rFonts w:cstheme="minorHAnsi"/>
        </w:rPr>
        <w:t>Tabla de Verdad del Modelo:</w:t>
      </w:r>
    </w:p>
    <w:tbl>
      <w:tblPr>
        <w:tblStyle w:val="Tablaconcuadrcula"/>
        <w:tblW w:w="0" w:type="auto"/>
        <w:tblLook w:val="04A0" w:firstRow="1" w:lastRow="0" w:firstColumn="1" w:lastColumn="0" w:noHBand="0" w:noVBand="1"/>
      </w:tblPr>
      <w:tblGrid>
        <w:gridCol w:w="1654"/>
        <w:gridCol w:w="1540"/>
        <w:gridCol w:w="2085"/>
        <w:gridCol w:w="5200"/>
      </w:tblGrid>
      <w:tr w:rsidR="00175C18" w:rsidRPr="0035283D" w14:paraId="4654D3CB" w14:textId="77777777">
        <w:tc>
          <w:tcPr>
            <w:tcW w:w="1696" w:type="dxa"/>
            <w:shd w:val="clear" w:color="auto" w:fill="FFD966" w:themeFill="accent4" w:themeFillTint="99"/>
          </w:tcPr>
          <w:p w14:paraId="2B4BB2FA" w14:textId="77777777" w:rsidR="00175C18" w:rsidRPr="0035283D" w:rsidRDefault="00175C18" w:rsidP="00D017A2">
            <w:pPr>
              <w:spacing w:line="360" w:lineRule="auto"/>
              <w:jc w:val="both"/>
              <w:rPr>
                <w:rFonts w:cstheme="minorHAnsi"/>
              </w:rPr>
            </w:pPr>
            <w:r w:rsidRPr="0035283D">
              <w:rPr>
                <w:rFonts w:cstheme="minorHAnsi"/>
              </w:rPr>
              <w:t xml:space="preserve">  p (Seco)</w:t>
            </w:r>
          </w:p>
        </w:tc>
        <w:tc>
          <w:tcPr>
            <w:tcW w:w="1560" w:type="dxa"/>
            <w:shd w:val="clear" w:color="auto" w:fill="FFD966" w:themeFill="accent4" w:themeFillTint="99"/>
          </w:tcPr>
          <w:p w14:paraId="121DECF3" w14:textId="77777777" w:rsidR="00175C18" w:rsidRPr="0035283D" w:rsidRDefault="00175C18" w:rsidP="00D017A2">
            <w:pPr>
              <w:spacing w:line="360" w:lineRule="auto"/>
              <w:jc w:val="both"/>
              <w:rPr>
                <w:rFonts w:cstheme="minorHAnsi"/>
              </w:rPr>
            </w:pPr>
            <w:r w:rsidRPr="0035283D">
              <w:rPr>
                <w:rFonts w:cstheme="minorHAnsi"/>
              </w:rPr>
              <w:t xml:space="preserve">  q (Fertilizar)</w:t>
            </w:r>
          </w:p>
        </w:tc>
        <w:tc>
          <w:tcPr>
            <w:tcW w:w="2126" w:type="dxa"/>
            <w:shd w:val="clear" w:color="auto" w:fill="FFD966" w:themeFill="accent4" w:themeFillTint="99"/>
          </w:tcPr>
          <w:p w14:paraId="2117EEBC" w14:textId="77777777" w:rsidR="00175C18" w:rsidRPr="0035283D" w:rsidRDefault="00175C18" w:rsidP="00D017A2">
            <w:pPr>
              <w:spacing w:line="360" w:lineRule="auto"/>
              <w:jc w:val="both"/>
              <w:rPr>
                <w:rFonts w:cstheme="minorHAnsi"/>
              </w:rPr>
            </w:pPr>
            <w:proofErr w:type="spellStart"/>
            <w:r w:rsidRPr="0035283D">
              <w:rPr>
                <w:rFonts w:cstheme="minorHAnsi"/>
              </w:rPr>
              <w:t>p</w:t>
            </w:r>
            <w:r w:rsidRPr="0035283D">
              <w:rPr>
                <w:rFonts w:ascii="Cambria Math" w:hAnsi="Cambria Math" w:cs="Cambria Math"/>
              </w:rPr>
              <w:t>∧</w:t>
            </w:r>
            <w:r w:rsidRPr="0035283D">
              <w:rPr>
                <w:rFonts w:cstheme="minorHAnsi"/>
              </w:rPr>
              <w:t>q</w:t>
            </w:r>
            <w:proofErr w:type="spellEnd"/>
            <w:r w:rsidRPr="0035283D">
              <w:rPr>
                <w:rFonts w:cstheme="minorHAnsi"/>
              </w:rPr>
              <w:t xml:space="preserve"> (Resultado)</w:t>
            </w:r>
          </w:p>
        </w:tc>
        <w:tc>
          <w:tcPr>
            <w:tcW w:w="5381" w:type="dxa"/>
            <w:shd w:val="clear" w:color="auto" w:fill="FFD966" w:themeFill="accent4" w:themeFillTint="99"/>
          </w:tcPr>
          <w:p w14:paraId="2E2E6E93" w14:textId="77777777" w:rsidR="00175C18" w:rsidRPr="0035283D" w:rsidRDefault="00175C18" w:rsidP="00D017A2">
            <w:pPr>
              <w:spacing w:line="360" w:lineRule="auto"/>
              <w:jc w:val="both"/>
              <w:rPr>
                <w:rFonts w:cstheme="minorHAnsi"/>
              </w:rPr>
            </w:pPr>
            <w:r w:rsidRPr="0035283D">
              <w:rPr>
                <w:rFonts w:cstheme="minorHAnsi"/>
              </w:rPr>
              <w:t>Análisis de Sostenibilidad</w:t>
            </w:r>
          </w:p>
        </w:tc>
      </w:tr>
      <w:tr w:rsidR="00175C18" w:rsidRPr="0035283D" w14:paraId="4FBCBBB5" w14:textId="77777777">
        <w:tc>
          <w:tcPr>
            <w:tcW w:w="1696" w:type="dxa"/>
          </w:tcPr>
          <w:p w14:paraId="3F4DFD25" w14:textId="77777777" w:rsidR="00175C18" w:rsidRPr="0035283D" w:rsidRDefault="00175C18" w:rsidP="00D017A2">
            <w:pPr>
              <w:spacing w:line="360" w:lineRule="auto"/>
              <w:jc w:val="both"/>
              <w:rPr>
                <w:rFonts w:cstheme="minorHAnsi"/>
              </w:rPr>
            </w:pPr>
            <w:r w:rsidRPr="0035283D">
              <w:rPr>
                <w:rFonts w:cstheme="minorHAnsi"/>
              </w:rPr>
              <w:t xml:space="preserve">         V</w:t>
            </w:r>
          </w:p>
        </w:tc>
        <w:tc>
          <w:tcPr>
            <w:tcW w:w="1560" w:type="dxa"/>
          </w:tcPr>
          <w:p w14:paraId="2DF54B96" w14:textId="77777777" w:rsidR="00175C18" w:rsidRPr="0035283D" w:rsidRDefault="00175C18" w:rsidP="00D017A2">
            <w:pPr>
              <w:spacing w:line="360" w:lineRule="auto"/>
              <w:jc w:val="both"/>
              <w:rPr>
                <w:rFonts w:cstheme="minorHAnsi"/>
              </w:rPr>
            </w:pPr>
            <w:r w:rsidRPr="0035283D">
              <w:rPr>
                <w:rFonts w:cstheme="minorHAnsi"/>
              </w:rPr>
              <w:t xml:space="preserve">        V</w:t>
            </w:r>
          </w:p>
        </w:tc>
        <w:tc>
          <w:tcPr>
            <w:tcW w:w="2126" w:type="dxa"/>
          </w:tcPr>
          <w:p w14:paraId="3661767C" w14:textId="77777777" w:rsidR="00175C18" w:rsidRPr="0035283D" w:rsidRDefault="00175C18" w:rsidP="00D017A2">
            <w:pPr>
              <w:spacing w:line="360" w:lineRule="auto"/>
              <w:jc w:val="both"/>
              <w:rPr>
                <w:rFonts w:cstheme="minorHAnsi"/>
              </w:rPr>
            </w:pPr>
            <w:r w:rsidRPr="0035283D">
              <w:rPr>
                <w:rFonts w:cstheme="minorHAnsi"/>
              </w:rPr>
              <w:t xml:space="preserve">               V</w:t>
            </w:r>
          </w:p>
        </w:tc>
        <w:tc>
          <w:tcPr>
            <w:tcW w:w="5381" w:type="dxa"/>
          </w:tcPr>
          <w:p w14:paraId="540B4757" w14:textId="77777777" w:rsidR="00175C18" w:rsidRPr="0035283D" w:rsidRDefault="00175C18" w:rsidP="00D017A2">
            <w:pPr>
              <w:spacing w:line="360" w:lineRule="auto"/>
              <w:jc w:val="both"/>
              <w:rPr>
                <w:rFonts w:cstheme="minorHAnsi"/>
              </w:rPr>
            </w:pPr>
            <w:r w:rsidRPr="0035283D">
              <w:rPr>
                <w:rFonts w:cstheme="minorHAnsi"/>
              </w:rPr>
              <w:t>Óptimo: El jitomate absorbe el nutriente.</w:t>
            </w:r>
          </w:p>
        </w:tc>
      </w:tr>
      <w:tr w:rsidR="00175C18" w:rsidRPr="0035283D" w14:paraId="51556EFC" w14:textId="77777777">
        <w:tc>
          <w:tcPr>
            <w:tcW w:w="1696" w:type="dxa"/>
            <w:shd w:val="clear" w:color="auto" w:fill="FFD966" w:themeFill="accent4" w:themeFillTint="99"/>
          </w:tcPr>
          <w:p w14:paraId="1679E633" w14:textId="77777777" w:rsidR="00175C18" w:rsidRPr="0035283D" w:rsidRDefault="00175C18" w:rsidP="00D017A2">
            <w:pPr>
              <w:spacing w:line="360" w:lineRule="auto"/>
              <w:jc w:val="both"/>
              <w:rPr>
                <w:rFonts w:cstheme="minorHAnsi"/>
              </w:rPr>
            </w:pPr>
            <w:r w:rsidRPr="0035283D">
              <w:rPr>
                <w:rFonts w:cstheme="minorHAnsi"/>
              </w:rPr>
              <w:t xml:space="preserve">         V</w:t>
            </w:r>
          </w:p>
        </w:tc>
        <w:tc>
          <w:tcPr>
            <w:tcW w:w="1560" w:type="dxa"/>
            <w:shd w:val="clear" w:color="auto" w:fill="FFD966" w:themeFill="accent4" w:themeFillTint="99"/>
          </w:tcPr>
          <w:p w14:paraId="5D80E507" w14:textId="77777777" w:rsidR="00175C18" w:rsidRPr="0035283D" w:rsidRDefault="00175C18" w:rsidP="00D017A2">
            <w:pPr>
              <w:spacing w:line="360" w:lineRule="auto"/>
              <w:jc w:val="both"/>
              <w:rPr>
                <w:rFonts w:cstheme="minorHAnsi"/>
              </w:rPr>
            </w:pPr>
            <w:r w:rsidRPr="0035283D">
              <w:rPr>
                <w:rFonts w:cstheme="minorHAnsi"/>
              </w:rPr>
              <w:t xml:space="preserve">        F</w:t>
            </w:r>
          </w:p>
        </w:tc>
        <w:tc>
          <w:tcPr>
            <w:tcW w:w="2126" w:type="dxa"/>
            <w:shd w:val="clear" w:color="auto" w:fill="FFD966" w:themeFill="accent4" w:themeFillTint="99"/>
          </w:tcPr>
          <w:p w14:paraId="34DF27B8" w14:textId="77777777" w:rsidR="00175C18" w:rsidRPr="0035283D" w:rsidRDefault="00175C18" w:rsidP="00D017A2">
            <w:pPr>
              <w:spacing w:line="360" w:lineRule="auto"/>
              <w:jc w:val="both"/>
              <w:rPr>
                <w:rFonts w:cstheme="minorHAnsi"/>
              </w:rPr>
            </w:pPr>
            <w:r w:rsidRPr="0035283D">
              <w:rPr>
                <w:rFonts w:cstheme="minorHAnsi"/>
              </w:rPr>
              <w:t xml:space="preserve">                F</w:t>
            </w:r>
          </w:p>
        </w:tc>
        <w:tc>
          <w:tcPr>
            <w:tcW w:w="5381" w:type="dxa"/>
            <w:shd w:val="clear" w:color="auto" w:fill="FFD966" w:themeFill="accent4" w:themeFillTint="99"/>
          </w:tcPr>
          <w:p w14:paraId="70038014" w14:textId="77777777" w:rsidR="00175C18" w:rsidRPr="0035283D" w:rsidRDefault="00175C18" w:rsidP="00D017A2">
            <w:pPr>
              <w:spacing w:line="360" w:lineRule="auto"/>
              <w:jc w:val="both"/>
              <w:rPr>
                <w:rFonts w:cstheme="minorHAnsi"/>
              </w:rPr>
            </w:pPr>
            <w:r w:rsidRPr="0035283D">
              <w:rPr>
                <w:rFonts w:cstheme="minorHAnsi"/>
              </w:rPr>
              <w:t>Ineficiente: Se pierde ventana de oportunidad.</w:t>
            </w:r>
          </w:p>
        </w:tc>
      </w:tr>
      <w:tr w:rsidR="00175C18" w:rsidRPr="0035283D" w14:paraId="5D714EEC" w14:textId="77777777">
        <w:tc>
          <w:tcPr>
            <w:tcW w:w="1696" w:type="dxa"/>
          </w:tcPr>
          <w:p w14:paraId="558F8CCB" w14:textId="77777777" w:rsidR="00175C18" w:rsidRPr="0035283D" w:rsidRDefault="00175C18" w:rsidP="00D017A2">
            <w:pPr>
              <w:spacing w:line="360" w:lineRule="auto"/>
              <w:jc w:val="both"/>
              <w:rPr>
                <w:rFonts w:cstheme="minorHAnsi"/>
              </w:rPr>
            </w:pPr>
            <w:r w:rsidRPr="0035283D">
              <w:rPr>
                <w:rFonts w:cstheme="minorHAnsi"/>
              </w:rPr>
              <w:t xml:space="preserve">         F</w:t>
            </w:r>
          </w:p>
        </w:tc>
        <w:tc>
          <w:tcPr>
            <w:tcW w:w="1560" w:type="dxa"/>
          </w:tcPr>
          <w:p w14:paraId="7F191A04" w14:textId="77777777" w:rsidR="00175C18" w:rsidRPr="0035283D" w:rsidRDefault="00175C18" w:rsidP="00D017A2">
            <w:pPr>
              <w:spacing w:line="360" w:lineRule="auto"/>
              <w:jc w:val="both"/>
              <w:rPr>
                <w:rFonts w:cstheme="minorHAnsi"/>
              </w:rPr>
            </w:pPr>
            <w:r w:rsidRPr="0035283D">
              <w:rPr>
                <w:rFonts w:cstheme="minorHAnsi"/>
              </w:rPr>
              <w:t xml:space="preserve">       V</w:t>
            </w:r>
          </w:p>
        </w:tc>
        <w:tc>
          <w:tcPr>
            <w:tcW w:w="2126" w:type="dxa"/>
          </w:tcPr>
          <w:p w14:paraId="0107F63B" w14:textId="77777777" w:rsidR="00175C18" w:rsidRPr="0035283D" w:rsidRDefault="00175C18" w:rsidP="00D017A2">
            <w:pPr>
              <w:spacing w:line="360" w:lineRule="auto"/>
              <w:jc w:val="both"/>
              <w:rPr>
                <w:rFonts w:cstheme="minorHAnsi"/>
              </w:rPr>
            </w:pPr>
            <w:r w:rsidRPr="0035283D">
              <w:rPr>
                <w:rFonts w:cstheme="minorHAnsi"/>
              </w:rPr>
              <w:t xml:space="preserve">                F</w:t>
            </w:r>
          </w:p>
        </w:tc>
        <w:tc>
          <w:tcPr>
            <w:tcW w:w="5381" w:type="dxa"/>
          </w:tcPr>
          <w:p w14:paraId="297DE2C4" w14:textId="77777777" w:rsidR="00175C18" w:rsidRPr="0035283D" w:rsidRDefault="00175C18" w:rsidP="00D017A2">
            <w:pPr>
              <w:spacing w:line="360" w:lineRule="auto"/>
              <w:jc w:val="both"/>
              <w:rPr>
                <w:rFonts w:cstheme="minorHAnsi"/>
              </w:rPr>
            </w:pPr>
            <w:r w:rsidRPr="0035283D">
              <w:rPr>
                <w:rFonts w:cstheme="minorHAnsi"/>
              </w:rPr>
              <w:t>Pérdida: El fertilizante se lava por la lluvia.</w:t>
            </w:r>
          </w:p>
        </w:tc>
      </w:tr>
      <w:tr w:rsidR="00175C18" w:rsidRPr="0035283D" w14:paraId="01DAD595" w14:textId="77777777">
        <w:tc>
          <w:tcPr>
            <w:tcW w:w="1696" w:type="dxa"/>
            <w:shd w:val="clear" w:color="auto" w:fill="FFD966" w:themeFill="accent4" w:themeFillTint="99"/>
          </w:tcPr>
          <w:p w14:paraId="5EED9148" w14:textId="77777777" w:rsidR="00175C18" w:rsidRPr="0035283D" w:rsidRDefault="00175C18" w:rsidP="00D017A2">
            <w:pPr>
              <w:spacing w:line="360" w:lineRule="auto"/>
              <w:jc w:val="both"/>
              <w:rPr>
                <w:rFonts w:cstheme="minorHAnsi"/>
              </w:rPr>
            </w:pPr>
            <w:r w:rsidRPr="0035283D">
              <w:rPr>
                <w:rFonts w:cstheme="minorHAnsi"/>
              </w:rPr>
              <w:t xml:space="preserve">         F</w:t>
            </w:r>
          </w:p>
        </w:tc>
        <w:tc>
          <w:tcPr>
            <w:tcW w:w="1560" w:type="dxa"/>
            <w:shd w:val="clear" w:color="auto" w:fill="FFD966" w:themeFill="accent4" w:themeFillTint="99"/>
          </w:tcPr>
          <w:p w14:paraId="5AEB5BB5" w14:textId="77777777" w:rsidR="00175C18" w:rsidRPr="0035283D" w:rsidRDefault="00175C18" w:rsidP="00D017A2">
            <w:pPr>
              <w:spacing w:line="360" w:lineRule="auto"/>
              <w:jc w:val="both"/>
              <w:rPr>
                <w:rFonts w:cstheme="minorHAnsi"/>
              </w:rPr>
            </w:pPr>
            <w:r w:rsidRPr="0035283D">
              <w:rPr>
                <w:rFonts w:cstheme="minorHAnsi"/>
              </w:rPr>
              <w:t xml:space="preserve">       F</w:t>
            </w:r>
          </w:p>
        </w:tc>
        <w:tc>
          <w:tcPr>
            <w:tcW w:w="2126" w:type="dxa"/>
            <w:shd w:val="clear" w:color="auto" w:fill="FFD966" w:themeFill="accent4" w:themeFillTint="99"/>
          </w:tcPr>
          <w:p w14:paraId="122A25D1" w14:textId="77777777" w:rsidR="00175C18" w:rsidRPr="0035283D" w:rsidRDefault="00175C18" w:rsidP="00D017A2">
            <w:pPr>
              <w:spacing w:line="360" w:lineRule="auto"/>
              <w:jc w:val="both"/>
              <w:rPr>
                <w:rFonts w:cstheme="minorHAnsi"/>
              </w:rPr>
            </w:pPr>
            <w:r w:rsidRPr="0035283D">
              <w:rPr>
                <w:rFonts w:cstheme="minorHAnsi"/>
              </w:rPr>
              <w:t xml:space="preserve">                F</w:t>
            </w:r>
          </w:p>
        </w:tc>
        <w:tc>
          <w:tcPr>
            <w:tcW w:w="5381" w:type="dxa"/>
            <w:shd w:val="clear" w:color="auto" w:fill="FFD966" w:themeFill="accent4" w:themeFillTint="99"/>
          </w:tcPr>
          <w:p w14:paraId="75F98E73" w14:textId="77777777" w:rsidR="00175C18" w:rsidRPr="0035283D" w:rsidRDefault="00175C18" w:rsidP="00D017A2">
            <w:pPr>
              <w:spacing w:line="360" w:lineRule="auto"/>
              <w:jc w:val="both"/>
              <w:rPr>
                <w:rFonts w:cstheme="minorHAnsi"/>
              </w:rPr>
            </w:pPr>
            <w:r w:rsidRPr="0035283D">
              <w:rPr>
                <w:rFonts w:cstheme="minorHAnsi"/>
              </w:rPr>
              <w:t>Seguridad: Se preserva el recurso ante el clima.</w:t>
            </w:r>
          </w:p>
        </w:tc>
      </w:tr>
    </w:tbl>
    <w:p w14:paraId="434055B9" w14:textId="77777777" w:rsidR="00175C18" w:rsidRPr="0035283D" w:rsidRDefault="00175C18" w:rsidP="00D017A2">
      <w:pPr>
        <w:spacing w:after="0" w:line="360" w:lineRule="auto"/>
        <w:jc w:val="both"/>
        <w:rPr>
          <w:rFonts w:cstheme="minorHAnsi"/>
        </w:rPr>
      </w:pPr>
    </w:p>
    <w:p w14:paraId="16257493" w14:textId="77777777" w:rsidR="00175C18" w:rsidRPr="0035283D" w:rsidRDefault="00175C18" w:rsidP="00D017A2">
      <w:pPr>
        <w:spacing w:after="0" w:line="360" w:lineRule="auto"/>
        <w:jc w:val="both"/>
        <w:rPr>
          <w:rFonts w:cstheme="minorHAnsi"/>
        </w:rPr>
      </w:pPr>
      <w:r w:rsidRPr="0035283D">
        <w:rPr>
          <w:rFonts w:cstheme="minorHAnsi"/>
        </w:rPr>
        <w:t>Con ayuda de los cuantificadores y cuantificadores Anidados podremos extender este modelo a toda la región de Sonora, aplicamos lógica de predicados con el cuantificador Universal (</w:t>
      </w:r>
      <w:r w:rsidRPr="0035283D">
        <w:rPr>
          <w:rFonts w:ascii="Cambria Math" w:hAnsi="Cambria Math" w:cs="Cambria Math"/>
        </w:rPr>
        <w:t>∀</w:t>
      </w:r>
      <w:r w:rsidRPr="0035283D">
        <w:rPr>
          <w:rFonts w:cstheme="minorHAnsi"/>
        </w:rPr>
        <w:t xml:space="preserve">): </w:t>
      </w:r>
      <w:r w:rsidRPr="0035283D">
        <w:rPr>
          <w:rFonts w:ascii="Cambria Math" w:hAnsi="Cambria Math" w:cs="Cambria Math"/>
        </w:rPr>
        <w:t>∀</w:t>
      </w:r>
      <w:r w:rsidRPr="0035283D">
        <w:rPr>
          <w:rFonts w:cstheme="minorHAnsi"/>
        </w:rPr>
        <w:t>x(Jitomate(x)</w:t>
      </w:r>
      <w:r w:rsidRPr="0035283D">
        <w:rPr>
          <w:rFonts w:ascii="Cambria Math" w:hAnsi="Cambria Math" w:cs="Cambria Math"/>
        </w:rPr>
        <w:t>∧</w:t>
      </w:r>
      <w:r w:rsidRPr="0035283D">
        <w:rPr>
          <w:rFonts w:cstheme="minorHAnsi"/>
        </w:rPr>
        <w:t>¬Lluvia(x)→Fertilizar(x)),"Para todo cultivo de jitomate, si no hay lluvia, entonces se debe fertilizar".</w:t>
      </w:r>
    </w:p>
    <w:p w14:paraId="35F5F821" w14:textId="2A09842B" w:rsidR="00175C18" w:rsidRPr="0035283D" w:rsidRDefault="00175C18" w:rsidP="00D017A2">
      <w:pPr>
        <w:spacing w:after="0" w:line="360" w:lineRule="auto"/>
        <w:jc w:val="both"/>
        <w:rPr>
          <w:rFonts w:cstheme="minorHAnsi"/>
        </w:rPr>
      </w:pPr>
      <w:r w:rsidRPr="0035283D">
        <w:rPr>
          <w:rFonts w:cstheme="minorHAnsi"/>
        </w:rPr>
        <w:t xml:space="preserve">Cuantificadores Anidados: </w:t>
      </w:r>
      <w:r w:rsidRPr="0035283D">
        <w:rPr>
          <w:rFonts w:ascii="Cambria Math" w:hAnsi="Cambria Math" w:cs="Cambria Math"/>
        </w:rPr>
        <w:t>∀</w:t>
      </w:r>
      <w:r w:rsidRPr="0035283D">
        <w:rPr>
          <w:rFonts w:cstheme="minorHAnsi"/>
        </w:rPr>
        <w:t>x</w:t>
      </w:r>
      <w:r w:rsidRPr="0035283D">
        <w:rPr>
          <w:rFonts w:ascii="Cambria Math" w:hAnsi="Cambria Math" w:cs="Cambria Math"/>
        </w:rPr>
        <w:t>∈</w:t>
      </w:r>
      <w:r w:rsidRPr="0035283D">
        <w:rPr>
          <w:rFonts w:cstheme="minorHAnsi"/>
        </w:rPr>
        <w:t xml:space="preserve"> Lotes </w:t>
      </w:r>
      <w:r w:rsidRPr="0035283D">
        <w:rPr>
          <w:rFonts w:ascii="Cambria Math" w:hAnsi="Cambria Math" w:cs="Cambria Math"/>
        </w:rPr>
        <w:t>∃</w:t>
      </w:r>
      <w:r w:rsidRPr="0035283D">
        <w:rPr>
          <w:rFonts w:cstheme="minorHAnsi"/>
        </w:rPr>
        <w:t xml:space="preserve"> y </w:t>
      </w:r>
      <w:r w:rsidRPr="0035283D">
        <w:rPr>
          <w:rFonts w:ascii="Cambria Math" w:hAnsi="Cambria Math" w:cs="Cambria Math"/>
        </w:rPr>
        <w:t>∈</w:t>
      </w:r>
      <w:r w:rsidRPr="0035283D">
        <w:rPr>
          <w:rFonts w:cstheme="minorHAnsi"/>
        </w:rPr>
        <w:t xml:space="preserve"> Semanas (Precipitación(x,</w:t>
      </w:r>
      <w:r w:rsidR="00A23D8F">
        <w:rPr>
          <w:rFonts w:cstheme="minorHAnsi"/>
        </w:rPr>
        <w:t xml:space="preserve"> </w:t>
      </w:r>
      <w:r w:rsidRPr="0035283D">
        <w:rPr>
          <w:rFonts w:cstheme="minorHAnsi"/>
        </w:rPr>
        <w:t>y)&lt;5mm)."Para cada lote en Sonora, existe al menos una semana donde la lluvia es mínima, permitiendo la nutrición del suelo".</w:t>
      </w:r>
    </w:p>
    <w:p w14:paraId="383CE3D4" w14:textId="609AF874" w:rsidR="00175C18" w:rsidRPr="0035283D" w:rsidRDefault="00175C18" w:rsidP="00D017A2">
      <w:pPr>
        <w:spacing w:after="0" w:line="360" w:lineRule="auto"/>
        <w:jc w:val="both"/>
        <w:rPr>
          <w:rFonts w:cstheme="minorHAnsi"/>
        </w:rPr>
      </w:pPr>
      <w:r w:rsidRPr="0035283D">
        <w:rPr>
          <w:rFonts w:cstheme="minorHAnsi"/>
        </w:rPr>
        <w:t xml:space="preserve">La Teoría de Conjuntos y Diagramas de </w:t>
      </w:r>
      <w:proofErr w:type="spellStart"/>
      <w:r w:rsidRPr="0035283D">
        <w:rPr>
          <w:rFonts w:cstheme="minorHAnsi"/>
        </w:rPr>
        <w:t>Venn</w:t>
      </w:r>
      <w:proofErr w:type="spellEnd"/>
      <w:r w:rsidR="00A23D8F">
        <w:rPr>
          <w:rFonts w:cstheme="minorHAnsi"/>
        </w:rPr>
        <w:t xml:space="preserve">, definirán </w:t>
      </w:r>
      <w:r w:rsidRPr="0035283D">
        <w:rPr>
          <w:rFonts w:cstheme="minorHAnsi"/>
        </w:rPr>
        <w:t>los conjuntos críticos para la planeación:</w:t>
      </w:r>
    </w:p>
    <w:p w14:paraId="12FD0DB1" w14:textId="77777777" w:rsidR="00175C18" w:rsidRPr="0035283D" w:rsidRDefault="00175C18" w:rsidP="00D017A2">
      <w:pPr>
        <w:spacing w:after="0" w:line="360" w:lineRule="auto"/>
        <w:jc w:val="both"/>
        <w:rPr>
          <w:rFonts w:cstheme="minorHAnsi"/>
        </w:rPr>
      </w:pPr>
      <w:r w:rsidRPr="0035283D">
        <w:rPr>
          <w:rFonts w:cstheme="minorHAnsi"/>
        </w:rPr>
        <w:t>U (Universo): Todos los días del ciclo de cosecha en Sonora.</w:t>
      </w:r>
    </w:p>
    <w:p w14:paraId="1102F255" w14:textId="77777777" w:rsidR="00175C18" w:rsidRPr="0035283D" w:rsidRDefault="00175C18" w:rsidP="00D017A2">
      <w:pPr>
        <w:spacing w:after="0" w:line="360" w:lineRule="auto"/>
        <w:jc w:val="both"/>
        <w:rPr>
          <w:rFonts w:cstheme="minorHAnsi"/>
        </w:rPr>
      </w:pPr>
      <w:r w:rsidRPr="0035283D">
        <w:rPr>
          <w:rFonts w:cstheme="minorHAnsi"/>
        </w:rPr>
        <w:t>A: Conjunto de días con predicción de lluvia.</w:t>
      </w:r>
    </w:p>
    <w:p w14:paraId="237365AB" w14:textId="6DAECB5D" w:rsidR="00CF7571" w:rsidRPr="0035283D" w:rsidRDefault="00175C18" w:rsidP="00D017A2">
      <w:pPr>
        <w:spacing w:after="0" w:line="360" w:lineRule="auto"/>
        <w:jc w:val="both"/>
        <w:rPr>
          <w:rFonts w:cstheme="minorHAnsi"/>
        </w:rPr>
      </w:pPr>
      <w:r w:rsidRPr="0035283D">
        <w:rPr>
          <w:rFonts w:cstheme="minorHAnsi"/>
        </w:rPr>
        <w:t>B: Conjunto de días programados para fertilización.</w:t>
      </w:r>
    </w:p>
    <w:p w14:paraId="4E349AC7" w14:textId="77777777" w:rsidR="00175C18" w:rsidRPr="0035283D" w:rsidRDefault="00175C18" w:rsidP="00D017A2">
      <w:pPr>
        <w:spacing w:before="240" w:after="0" w:line="360" w:lineRule="auto"/>
        <w:jc w:val="both"/>
        <w:rPr>
          <w:rFonts w:cstheme="minorHAnsi"/>
        </w:rPr>
      </w:pPr>
      <w:r w:rsidRPr="0035283D">
        <w:rPr>
          <w:rFonts w:cstheme="minorHAnsi"/>
        </w:rPr>
        <w:t>Para que nuestro modelo sea sostenible, buscamos que la operación ocurra en la Diferencia de Conjuntos (B−A), es decir, días de fertilización que NO pertenecen al conjunto de lluvia. La intersección A∩B representa el desperdicio de insumos.</w:t>
      </w:r>
    </w:p>
    <w:p w14:paraId="53229045" w14:textId="77777777" w:rsidR="00175C18" w:rsidRPr="0035283D" w:rsidRDefault="00175C18" w:rsidP="00D017A2">
      <w:pPr>
        <w:spacing w:after="0" w:line="360" w:lineRule="auto"/>
        <w:jc w:val="both"/>
        <w:rPr>
          <w:rFonts w:cstheme="minorHAnsi"/>
        </w:rPr>
      </w:pPr>
      <w:r w:rsidRPr="0035283D">
        <w:rPr>
          <w:rFonts w:cstheme="minorHAnsi"/>
        </w:rPr>
        <w:t>Con un conteo, permutaciones y combinaciones en la agricultura de temporada, el orden y la selección de días son vitales: Combinaciones (C): Si en un periodo de 15 días, el sistema meteorológico de Sonora predice 4 días de lluvia, ¿de cuántas formas pueden ocurrir estos eventos sin importar el orden?</w:t>
      </w:r>
    </w:p>
    <w:p w14:paraId="700587F2" w14:textId="77777777" w:rsidR="00175C18" w:rsidRPr="0035283D" w:rsidRDefault="00175C18" w:rsidP="00D017A2">
      <w:pPr>
        <w:spacing w:after="0" w:line="360" w:lineRule="auto"/>
        <w:jc w:val="both"/>
        <w:rPr>
          <w:rFonts w:cstheme="minorHAnsi"/>
        </w:rPr>
      </w:pPr>
      <w:r w:rsidRPr="0035283D">
        <w:rPr>
          <w:rFonts w:cstheme="minorHAnsi"/>
        </w:rPr>
        <w:t>C (15,4) = 15!/4!(15−4)! =1,365 posibles escenarios.</w:t>
      </w:r>
    </w:p>
    <w:p w14:paraId="1F3D49CC" w14:textId="77777777" w:rsidR="00175C18" w:rsidRPr="0035283D" w:rsidRDefault="00175C18" w:rsidP="00D017A2">
      <w:pPr>
        <w:spacing w:after="0" w:line="360" w:lineRule="auto"/>
        <w:jc w:val="both"/>
        <w:rPr>
          <w:rFonts w:cstheme="minorHAnsi"/>
        </w:rPr>
      </w:pPr>
      <w:r w:rsidRPr="0035283D">
        <w:rPr>
          <w:rFonts w:cstheme="minorHAnsi"/>
        </w:rPr>
        <w:t>Permutaciones (P): Si tenemos 3 tipos de fertilizantes diferentes y queremos aplicarlos en un orden específico durante la semana para no saturar la planta, el orden importa: P(3,3)=6 formas de secuenciar la nutrición.</w:t>
      </w:r>
    </w:p>
    <w:p w14:paraId="0D44ECC1" w14:textId="77777777" w:rsidR="00175C18" w:rsidRPr="0035283D" w:rsidRDefault="00175C18" w:rsidP="00D017A2">
      <w:pPr>
        <w:spacing w:after="0" w:line="360" w:lineRule="auto"/>
        <w:jc w:val="both"/>
        <w:rPr>
          <w:rFonts w:cstheme="minorHAnsi"/>
        </w:rPr>
      </w:pPr>
      <w:r w:rsidRPr="0035283D">
        <w:rPr>
          <w:rFonts w:cstheme="minorHAnsi"/>
        </w:rPr>
        <w:t>Y sacáramos una Demostración:</w:t>
      </w:r>
    </w:p>
    <w:p w14:paraId="283B7331" w14:textId="77777777" w:rsidR="00175C18" w:rsidRPr="0035283D" w:rsidRDefault="00175C18" w:rsidP="00D017A2">
      <w:pPr>
        <w:spacing w:after="0" w:line="360" w:lineRule="auto"/>
        <w:jc w:val="both"/>
        <w:rPr>
          <w:rFonts w:cstheme="minorHAnsi"/>
        </w:rPr>
      </w:pPr>
      <w:r w:rsidRPr="0035283D">
        <w:rPr>
          <w:rFonts w:cstheme="minorHAnsi"/>
        </w:rPr>
        <w:t>Hipótesis: "Es rentable fertilizar en días de lluvia intensa en Sonora".</w:t>
      </w:r>
    </w:p>
    <w:p w14:paraId="0BBEF8CB" w14:textId="77777777" w:rsidR="00175C18" w:rsidRPr="0035283D" w:rsidRDefault="00175C18" w:rsidP="00D017A2">
      <w:pPr>
        <w:spacing w:after="0" w:line="360" w:lineRule="auto"/>
        <w:jc w:val="both"/>
        <w:rPr>
          <w:rFonts w:cstheme="minorHAnsi"/>
        </w:rPr>
      </w:pPr>
      <w:r w:rsidRPr="0035283D">
        <w:rPr>
          <w:rFonts w:cstheme="minorHAnsi"/>
        </w:rPr>
        <w:t>Prueba: Si fertilizamos bajo lluvia, el costo del insumo (C i ) se pierde totalmente, resultando en un beneficio neto negativo. Esto contradice el principio de sostenibilidad empresarial. Por lo tanto, la hipótesis es falsa y se demuestra que la fertilización debe ser dependiente de la lógica de sequía.</w:t>
      </w:r>
    </w:p>
    <w:p w14:paraId="4B0915CA" w14:textId="77777777" w:rsidR="00BC0FE7" w:rsidRDefault="00BC0FE7" w:rsidP="00D017A2">
      <w:pPr>
        <w:spacing w:after="0" w:line="360" w:lineRule="auto"/>
        <w:jc w:val="both"/>
        <w:rPr>
          <w:rFonts w:cstheme="minorHAnsi"/>
          <w:sz w:val="24"/>
          <w:szCs w:val="24"/>
        </w:rPr>
      </w:pPr>
    </w:p>
    <w:p w14:paraId="6A64CCE1" w14:textId="77777777" w:rsidR="00180B0E" w:rsidRPr="003D0B88" w:rsidRDefault="00180B0E" w:rsidP="00D017A2">
      <w:pPr>
        <w:spacing w:after="0" w:line="360" w:lineRule="auto"/>
        <w:jc w:val="both"/>
        <w:rPr>
          <w:rFonts w:cstheme="minorHAnsi"/>
          <w:sz w:val="24"/>
          <w:szCs w:val="24"/>
        </w:rPr>
      </w:pPr>
    </w:p>
    <w:p w14:paraId="3EB92A2F" w14:textId="77777777" w:rsidR="002E26C5" w:rsidRDefault="00175C18" w:rsidP="00D017A2">
      <w:pPr>
        <w:spacing w:after="0" w:line="360" w:lineRule="auto"/>
        <w:jc w:val="both"/>
      </w:pPr>
      <w:r w:rsidRPr="002E26C5">
        <w:rPr>
          <w:rFonts w:asciiTheme="majorHAnsi" w:hAnsiTheme="majorHAnsi"/>
          <w:b/>
          <w:bCs/>
          <w:i/>
          <w:iCs/>
          <w:sz w:val="28"/>
          <w:szCs w:val="28"/>
        </w:rPr>
        <w:t>UCA: ADMINISTRACIÓN EMPRESARIAL</w:t>
      </w:r>
      <w:r w:rsidRPr="004A20C9">
        <w:rPr>
          <w:b/>
          <w:bCs/>
          <w:i/>
          <w:iCs/>
        </w:rPr>
        <w:t xml:space="preserve">                                                              </w:t>
      </w:r>
      <w:r>
        <w:tab/>
      </w:r>
    </w:p>
    <w:p w14:paraId="4EDC1092" w14:textId="1773560F" w:rsidR="00175C18" w:rsidRPr="0035283D" w:rsidRDefault="00175C18" w:rsidP="00D017A2">
      <w:pPr>
        <w:spacing w:after="0" w:line="360" w:lineRule="auto"/>
        <w:jc w:val="both"/>
      </w:pPr>
      <w:r w:rsidRPr="0035283D">
        <w:t>Para lograr un modelo de negocio agrícola sostenible en el Estado de Sonora, es fundamental integrar el proceso administrativo con una visión industrial durante la parte de la planeación, establecemos como objetivo mitigar el riesgo climático mediante el uso de semillas protegidas, lo que nos permite organizar los recursos financieros no como un gasto, sino como una inversión preventiva con la dirección se enfocara en la ejecución de protocolos fitosanitarios optimizados, mientras que el control utiliza indicadores de rendimiento por hectárea para ajustar el presupuesto en tiempo real frente a la escasez de lluvia.</w:t>
      </w:r>
    </w:p>
    <w:p w14:paraId="6B7488B4" w14:textId="30F01F3C" w:rsidR="00175C18" w:rsidRPr="0035283D" w:rsidRDefault="00175C18" w:rsidP="00D017A2">
      <w:pPr>
        <w:spacing w:after="0" w:line="360" w:lineRule="auto"/>
        <w:jc w:val="both"/>
      </w:pPr>
      <w:r w:rsidRPr="0035283D">
        <w:t>Aplicando los principios de Ford, buscamos la intensificación al reducir los tiempos de vulnerabilidad del cultivo, la economicidad al disminuir el inventario de insecticidas gracias a la resistencia genética de la semilla, y la productividad mediante la especialización del riego. Con este flujo se visualiza en un cursograma analítico, donde eliminamos demoras críticas en la detección de plagas y optimizamos la operación de siembra. Los programas y procedimientos estandarizan el uso de químicos, asegurando que cada aplicación sea una decisión financiera justificada y no una reacción improvisada.</w:t>
      </w:r>
    </w:p>
    <w:p w14:paraId="70AD4F28" w14:textId="3673D9D2" w:rsidR="00175C18" w:rsidRPr="0035283D" w:rsidRDefault="00422CD1" w:rsidP="00D017A2">
      <w:pPr>
        <w:spacing w:after="0" w:line="360" w:lineRule="auto"/>
        <w:jc w:val="both"/>
      </w:pPr>
      <w:r>
        <w:t>Para l</w:t>
      </w:r>
      <w:r w:rsidR="00175C18" w:rsidRPr="0035283D">
        <w:t>a construcción del presupuesto</w:t>
      </w:r>
      <w:r>
        <w:t xml:space="preserve"> “estimado”</w:t>
      </w:r>
      <w:r w:rsidR="00175C18" w:rsidRPr="0035283D">
        <w:t xml:space="preserve"> </w:t>
      </w:r>
      <w:r>
        <w:t xml:space="preserve">por parte de años anteriores </w:t>
      </w:r>
      <w:r w:rsidR="00175C18" w:rsidRPr="0035283D">
        <w:t xml:space="preserve">parte de un objetivo claro con el cual queremos garantizar la rentabilidad con un 20% menos de precipitación pluvial. </w:t>
      </w:r>
    </w:p>
    <w:p w14:paraId="43C2B5C8" w14:textId="77777777" w:rsidR="00175C18" w:rsidRPr="0035283D" w:rsidRDefault="00175C18" w:rsidP="00D017A2">
      <w:pPr>
        <w:spacing w:after="0" w:line="360" w:lineRule="auto"/>
        <w:jc w:val="both"/>
        <w:outlineLvl w:val="2"/>
        <w:rPr>
          <w:rFonts w:eastAsia="Times New Roman" w:cs="Times New Roman"/>
          <w:lang w:eastAsia="es-MX"/>
        </w:rPr>
      </w:pPr>
      <w:r w:rsidRPr="0035283D">
        <w:t xml:space="preserve">Generaremos una estimación de ingresos donde considerando un rendimiento conservador de 60 toneladas por hectárea en Sonora y un precio promedio de mercado de $15/kg, proyectamos un ingreso de $900,000 MXN.                                                                  </w:t>
      </w:r>
      <w:r w:rsidRPr="0035283D">
        <w:rPr>
          <w:rFonts w:eastAsia="Times New Roman" w:cs="Arial"/>
          <w:color w:val="000000"/>
          <w:lang w:eastAsia="es-MX"/>
        </w:rPr>
        <w:t xml:space="preserve">60,000 kg × $15.00 MXN/kg (Precio mercado Sonora) = $900,000 MXN </w:t>
      </w:r>
    </w:p>
    <w:p w14:paraId="1FC48410" w14:textId="6768E040" w:rsidR="00175C18" w:rsidRPr="0035283D" w:rsidRDefault="00394B6C" w:rsidP="00D017A2">
      <w:pPr>
        <w:spacing w:after="0" w:line="360" w:lineRule="auto"/>
        <w:jc w:val="both"/>
        <w:outlineLvl w:val="2"/>
        <w:rPr>
          <w:rFonts w:eastAsia="Times New Roman" w:cs="Times New Roman"/>
          <w:lang w:eastAsia="es-MX"/>
        </w:rPr>
      </w:pPr>
      <w:r>
        <w:rPr>
          <w:noProof/>
        </w:rPr>
        <w:drawing>
          <wp:anchor distT="0" distB="0" distL="114300" distR="114300" simplePos="0" relativeHeight="251658249" behindDoc="0" locked="0" layoutInCell="1" allowOverlap="1" wp14:anchorId="4B8B3569" wp14:editId="1A1484F4">
            <wp:simplePos x="0" y="0"/>
            <wp:positionH relativeFrom="margin">
              <wp:posOffset>3354120</wp:posOffset>
            </wp:positionH>
            <wp:positionV relativeFrom="paragraph">
              <wp:posOffset>13970</wp:posOffset>
            </wp:positionV>
            <wp:extent cx="3574415" cy="2163445"/>
            <wp:effectExtent l="0" t="0" r="6985" b="8255"/>
            <wp:wrapSquare wrapText="bothSides"/>
            <wp:docPr id="3" name="Gráfico 3">
              <a:extLst xmlns:a="http://schemas.openxmlformats.org/drawingml/2006/main">
                <a:ext uri="{FF2B5EF4-FFF2-40B4-BE49-F238E27FC236}">
                  <a16:creationId xmlns:a16="http://schemas.microsoft.com/office/drawing/2014/main" id="{B8629CDF-4192-0E87-521C-7A872CDF6F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175C18" w:rsidRPr="0035283D">
        <w:rPr>
          <w:rFonts w:eastAsia="Times New Roman" w:cstheme="minorHAnsi"/>
          <w:color w:val="000000"/>
          <w:lang w:eastAsia="es-MX"/>
        </w:rPr>
        <w:t xml:space="preserve">Identificación de </w:t>
      </w:r>
      <w:r w:rsidR="004A5F0A" w:rsidRPr="0035283D">
        <w:rPr>
          <w:rFonts w:eastAsia="Times New Roman" w:cstheme="minorHAnsi"/>
          <w:color w:val="000000"/>
          <w:lang w:eastAsia="es-MX"/>
        </w:rPr>
        <w:t>g</w:t>
      </w:r>
      <w:r w:rsidR="00175C18" w:rsidRPr="0035283D">
        <w:rPr>
          <w:rFonts w:eastAsia="Times New Roman" w:cstheme="minorHAnsi"/>
          <w:color w:val="000000"/>
          <w:lang w:eastAsia="es-MX"/>
        </w:rPr>
        <w:t>astos</w:t>
      </w:r>
    </w:p>
    <w:tbl>
      <w:tblPr>
        <w:tblW w:w="5048" w:type="dxa"/>
        <w:tblInd w:w="-8" w:type="dxa"/>
        <w:tblCellMar>
          <w:top w:w="15" w:type="dxa"/>
          <w:left w:w="15" w:type="dxa"/>
          <w:bottom w:w="15" w:type="dxa"/>
          <w:right w:w="15" w:type="dxa"/>
        </w:tblCellMar>
        <w:tblLook w:val="04A0" w:firstRow="1" w:lastRow="0" w:firstColumn="1" w:lastColumn="0" w:noHBand="0" w:noVBand="1"/>
      </w:tblPr>
      <w:tblGrid>
        <w:gridCol w:w="3630"/>
        <w:gridCol w:w="1418"/>
      </w:tblGrid>
      <w:tr w:rsidR="00175C18" w:rsidRPr="0035283D" w14:paraId="6683CB4F" w14:textId="77777777" w:rsidTr="00394B6C">
        <w:trPr>
          <w:trHeight w:val="177"/>
          <w:tblHeader/>
        </w:trPr>
        <w:tc>
          <w:tcPr>
            <w:tcW w:w="3630" w:type="dxa"/>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75" w:type="dxa"/>
              <w:left w:w="75" w:type="dxa"/>
              <w:bottom w:w="75" w:type="dxa"/>
              <w:right w:w="75" w:type="dxa"/>
            </w:tcMar>
            <w:hideMark/>
          </w:tcPr>
          <w:p w14:paraId="510B1B73" w14:textId="77777777" w:rsidR="00175C18" w:rsidRPr="0035283D" w:rsidRDefault="00175C18" w:rsidP="00D017A2">
            <w:pPr>
              <w:spacing w:after="0" w:line="360" w:lineRule="auto"/>
              <w:jc w:val="both"/>
              <w:rPr>
                <w:rFonts w:eastAsia="Times New Roman" w:cs="Times New Roman"/>
                <w:lang w:eastAsia="es-MX"/>
              </w:rPr>
            </w:pPr>
            <w:r w:rsidRPr="0035283D">
              <w:rPr>
                <w:rFonts w:eastAsia="Times New Roman" w:cs="Arial"/>
                <w:color w:val="000000"/>
                <w:lang w:eastAsia="es-MX"/>
              </w:rPr>
              <w:t>Concepto</w:t>
            </w:r>
          </w:p>
        </w:tc>
        <w:tc>
          <w:tcPr>
            <w:tcW w:w="1418" w:type="dxa"/>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75" w:type="dxa"/>
              <w:left w:w="75" w:type="dxa"/>
              <w:bottom w:w="75" w:type="dxa"/>
              <w:right w:w="75" w:type="dxa"/>
            </w:tcMar>
            <w:hideMark/>
          </w:tcPr>
          <w:p w14:paraId="3228E91D" w14:textId="77777777" w:rsidR="00175C18" w:rsidRPr="0035283D" w:rsidRDefault="00175C18" w:rsidP="00D017A2">
            <w:pPr>
              <w:spacing w:after="0" w:line="360" w:lineRule="auto"/>
              <w:jc w:val="both"/>
              <w:rPr>
                <w:rFonts w:eastAsia="Times New Roman" w:cs="Times New Roman"/>
                <w:lang w:eastAsia="es-MX"/>
              </w:rPr>
            </w:pPr>
            <w:r w:rsidRPr="0035283D">
              <w:rPr>
                <w:rFonts w:eastAsia="Times New Roman" w:cs="Arial"/>
                <w:color w:val="000000"/>
                <w:lang w:eastAsia="es-MX"/>
              </w:rPr>
              <w:t>Monto (MXN)</w:t>
            </w:r>
          </w:p>
        </w:tc>
      </w:tr>
      <w:tr w:rsidR="00175C18" w:rsidRPr="0035283D" w14:paraId="4824FFD4" w14:textId="77777777" w:rsidTr="00394B6C">
        <w:trPr>
          <w:trHeight w:val="191"/>
        </w:trPr>
        <w:tc>
          <w:tcPr>
            <w:tcW w:w="36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1B845E" w14:textId="77777777" w:rsidR="00175C18" w:rsidRPr="0035283D" w:rsidRDefault="00175C18" w:rsidP="00D017A2">
            <w:pPr>
              <w:spacing w:after="0" w:line="360" w:lineRule="auto"/>
              <w:jc w:val="both"/>
              <w:rPr>
                <w:rFonts w:eastAsia="Times New Roman" w:cs="Times New Roman"/>
                <w:lang w:eastAsia="es-MX"/>
              </w:rPr>
            </w:pPr>
            <w:r w:rsidRPr="0035283D">
              <w:rPr>
                <w:rFonts w:eastAsia="Times New Roman" w:cs="Arial"/>
                <w:color w:val="000000"/>
                <w:lang w:eastAsia="es-MX"/>
              </w:rPr>
              <w:t>Semilla Protegida (Alta Tecnología)</w:t>
            </w:r>
          </w:p>
        </w:tc>
        <w:tc>
          <w:tcPr>
            <w:tcW w:w="1418"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B1EEDA" w14:textId="77777777" w:rsidR="00175C18" w:rsidRPr="0035283D" w:rsidRDefault="00175C18" w:rsidP="00D017A2">
            <w:pPr>
              <w:spacing w:after="0" w:line="360" w:lineRule="auto"/>
              <w:jc w:val="both"/>
              <w:rPr>
                <w:rFonts w:eastAsia="Times New Roman" w:cs="Times New Roman"/>
                <w:lang w:eastAsia="es-MX"/>
              </w:rPr>
            </w:pPr>
            <w:r w:rsidRPr="0035283D">
              <w:rPr>
                <w:rFonts w:eastAsia="Times New Roman" w:cs="Arial"/>
                <w:color w:val="000000"/>
                <w:lang w:eastAsia="es-MX"/>
              </w:rPr>
              <w:t>$80,000</w:t>
            </w:r>
          </w:p>
        </w:tc>
      </w:tr>
      <w:tr w:rsidR="00175C18" w:rsidRPr="0035283D" w14:paraId="4A8437C1" w14:textId="77777777" w:rsidTr="00394B6C">
        <w:trPr>
          <w:trHeight w:val="177"/>
        </w:trPr>
        <w:tc>
          <w:tcPr>
            <w:tcW w:w="3630" w:type="dxa"/>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75" w:type="dxa"/>
              <w:left w:w="75" w:type="dxa"/>
              <w:bottom w:w="75" w:type="dxa"/>
              <w:right w:w="75" w:type="dxa"/>
            </w:tcMar>
            <w:hideMark/>
          </w:tcPr>
          <w:p w14:paraId="4E7751AA" w14:textId="77777777" w:rsidR="00175C18" w:rsidRPr="0035283D" w:rsidRDefault="00175C18" w:rsidP="00D017A2">
            <w:pPr>
              <w:spacing w:after="0" w:line="360" w:lineRule="auto"/>
              <w:jc w:val="both"/>
              <w:rPr>
                <w:rFonts w:eastAsia="Times New Roman" w:cs="Times New Roman"/>
                <w:lang w:eastAsia="es-MX"/>
              </w:rPr>
            </w:pPr>
            <w:r w:rsidRPr="0035283D">
              <w:rPr>
                <w:rFonts w:eastAsia="Times New Roman" w:cs="Arial"/>
                <w:color w:val="000000"/>
                <w:lang w:eastAsia="es-MX"/>
              </w:rPr>
              <w:t>Insumos (Fertilizantes e Insecticidas)</w:t>
            </w:r>
          </w:p>
        </w:tc>
        <w:tc>
          <w:tcPr>
            <w:tcW w:w="1418" w:type="dxa"/>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75" w:type="dxa"/>
              <w:left w:w="75" w:type="dxa"/>
              <w:bottom w:w="75" w:type="dxa"/>
              <w:right w:w="75" w:type="dxa"/>
            </w:tcMar>
            <w:hideMark/>
          </w:tcPr>
          <w:p w14:paraId="5284C4F1" w14:textId="77777777" w:rsidR="00175C18" w:rsidRPr="0035283D" w:rsidRDefault="00175C18" w:rsidP="00D017A2">
            <w:pPr>
              <w:spacing w:after="0" w:line="360" w:lineRule="auto"/>
              <w:jc w:val="both"/>
              <w:rPr>
                <w:rFonts w:eastAsia="Times New Roman" w:cs="Times New Roman"/>
                <w:lang w:eastAsia="es-MX"/>
              </w:rPr>
            </w:pPr>
            <w:r w:rsidRPr="0035283D">
              <w:rPr>
                <w:rFonts w:eastAsia="Times New Roman" w:cs="Arial"/>
                <w:color w:val="000000"/>
                <w:lang w:eastAsia="es-MX"/>
              </w:rPr>
              <w:t>$120,000</w:t>
            </w:r>
          </w:p>
        </w:tc>
      </w:tr>
      <w:tr w:rsidR="00175C18" w:rsidRPr="0035283D" w14:paraId="2043E603" w14:textId="77777777" w:rsidTr="00394B6C">
        <w:trPr>
          <w:trHeight w:val="177"/>
        </w:trPr>
        <w:tc>
          <w:tcPr>
            <w:tcW w:w="36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5BB7A9" w14:textId="77777777" w:rsidR="00175C18" w:rsidRPr="0035283D" w:rsidRDefault="00175C18" w:rsidP="00D017A2">
            <w:pPr>
              <w:spacing w:after="0" w:line="360" w:lineRule="auto"/>
              <w:jc w:val="both"/>
              <w:rPr>
                <w:rFonts w:eastAsia="Times New Roman" w:cs="Times New Roman"/>
                <w:lang w:eastAsia="es-MX"/>
              </w:rPr>
            </w:pPr>
            <w:r w:rsidRPr="0035283D">
              <w:rPr>
                <w:rFonts w:eastAsia="Times New Roman" w:cs="Arial"/>
                <w:color w:val="000000"/>
                <w:lang w:eastAsia="es-MX"/>
              </w:rPr>
              <w:t>Mano de Obra y Gestión Hídrica</w:t>
            </w:r>
          </w:p>
        </w:tc>
        <w:tc>
          <w:tcPr>
            <w:tcW w:w="1418"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A1B259" w14:textId="77777777" w:rsidR="00175C18" w:rsidRPr="0035283D" w:rsidRDefault="00175C18" w:rsidP="00D017A2">
            <w:pPr>
              <w:spacing w:after="0" w:line="360" w:lineRule="auto"/>
              <w:jc w:val="both"/>
              <w:rPr>
                <w:rFonts w:eastAsia="Times New Roman" w:cs="Times New Roman"/>
                <w:lang w:eastAsia="es-MX"/>
              </w:rPr>
            </w:pPr>
            <w:r w:rsidRPr="0035283D">
              <w:rPr>
                <w:rFonts w:eastAsia="Times New Roman" w:cs="Arial"/>
                <w:color w:val="000000"/>
                <w:lang w:eastAsia="es-MX"/>
              </w:rPr>
              <w:t>$150,000</w:t>
            </w:r>
          </w:p>
        </w:tc>
      </w:tr>
      <w:tr w:rsidR="00175C18" w:rsidRPr="0035283D" w14:paraId="65505E7F" w14:textId="77777777" w:rsidTr="00394B6C">
        <w:trPr>
          <w:trHeight w:val="191"/>
        </w:trPr>
        <w:tc>
          <w:tcPr>
            <w:tcW w:w="3630" w:type="dxa"/>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75" w:type="dxa"/>
              <w:left w:w="75" w:type="dxa"/>
              <w:bottom w:w="75" w:type="dxa"/>
              <w:right w:w="75" w:type="dxa"/>
            </w:tcMar>
            <w:hideMark/>
          </w:tcPr>
          <w:p w14:paraId="67DBC738" w14:textId="77777777" w:rsidR="00175C18" w:rsidRPr="0035283D" w:rsidRDefault="00175C18" w:rsidP="00D017A2">
            <w:pPr>
              <w:spacing w:after="0" w:line="360" w:lineRule="auto"/>
              <w:jc w:val="both"/>
              <w:rPr>
                <w:rFonts w:eastAsia="Times New Roman" w:cs="Times New Roman"/>
                <w:lang w:eastAsia="es-MX"/>
              </w:rPr>
            </w:pPr>
            <w:r w:rsidRPr="0035283D">
              <w:rPr>
                <w:rFonts w:eastAsia="Times New Roman" w:cs="Arial"/>
                <w:color w:val="000000"/>
                <w:lang w:eastAsia="es-MX"/>
              </w:rPr>
              <w:t>Total de Gastos</w:t>
            </w:r>
          </w:p>
        </w:tc>
        <w:tc>
          <w:tcPr>
            <w:tcW w:w="1418" w:type="dxa"/>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75" w:type="dxa"/>
              <w:left w:w="75" w:type="dxa"/>
              <w:bottom w:w="75" w:type="dxa"/>
              <w:right w:w="75" w:type="dxa"/>
            </w:tcMar>
            <w:hideMark/>
          </w:tcPr>
          <w:p w14:paraId="7576B024" w14:textId="77777777" w:rsidR="00175C18" w:rsidRPr="0035283D" w:rsidRDefault="00175C18" w:rsidP="00D017A2">
            <w:pPr>
              <w:spacing w:after="0" w:line="360" w:lineRule="auto"/>
              <w:jc w:val="both"/>
              <w:rPr>
                <w:rFonts w:eastAsia="Times New Roman" w:cs="Times New Roman"/>
                <w:lang w:eastAsia="es-MX"/>
              </w:rPr>
            </w:pPr>
            <w:r w:rsidRPr="0035283D">
              <w:rPr>
                <w:rFonts w:eastAsia="Times New Roman" w:cs="Arial"/>
                <w:color w:val="000000"/>
                <w:lang w:eastAsia="es-MX"/>
              </w:rPr>
              <w:t>$350,000</w:t>
            </w:r>
          </w:p>
        </w:tc>
      </w:tr>
    </w:tbl>
    <w:p w14:paraId="57460D12" w14:textId="77777777" w:rsidR="00175C18" w:rsidRPr="0035283D" w:rsidRDefault="00175C18" w:rsidP="00D017A2">
      <w:pPr>
        <w:spacing w:after="0" w:line="360" w:lineRule="auto"/>
        <w:jc w:val="both"/>
      </w:pPr>
    </w:p>
    <w:p w14:paraId="3FEA47EB" w14:textId="2CD1C034" w:rsidR="00431AF5" w:rsidRPr="000D1A37" w:rsidRDefault="00175C18" w:rsidP="000D1A37">
      <w:pPr>
        <w:spacing w:after="0" w:line="360" w:lineRule="auto"/>
        <w:jc w:val="both"/>
      </w:pPr>
      <w:r w:rsidRPr="0035283D">
        <w:t>Así mismo logramos identificar los gastos asignando $80,000 a semilla protegida de alta tecnología y $120,000 a insumos (fertilizantes y control químico), los cuales se ven reducidos por la mayor resistencia del cultivo. Sumando $150,000 de mano de obra y gestión hídrica, el gasto total es de $350,000 MXN.</w:t>
      </w:r>
      <w:r w:rsidR="000D1A37">
        <w:t xml:space="preserve"> </w:t>
      </w:r>
      <w:r w:rsidRPr="000D1A37">
        <w:t xml:space="preserve">El modelo prevé una salida de capital intensiva en los primeros 4 meses, requiriendo un fondo de maniobra para cubrir la etapa de crecimiento antes de la </w:t>
      </w:r>
      <w:r w:rsidRPr="000D1A37">
        <w:lastRenderedPageBreak/>
        <w:t>liquidación de cosecha en el sexto mes.</w:t>
      </w:r>
      <w:r w:rsidR="009B5D35" w:rsidRPr="000D1A37">
        <w:t xml:space="preserve"> </w:t>
      </w:r>
      <w:r w:rsidRPr="000D1A37">
        <w:t>Dándonos como resultado una utilidad neta proyectada de $550,000 MXN, el Retorno de Inversión se sitúa en un 157%</w:t>
      </w:r>
      <w:r w:rsidR="00431AF5" w:rsidRPr="000D1A37">
        <w:t xml:space="preserve"> </w:t>
      </w:r>
      <w:r w:rsidR="00431AF5" w:rsidRPr="000D1A37">
        <w:rPr>
          <w:rStyle w:val="s1"/>
          <w:rFonts w:asciiTheme="minorHAnsi" w:hAnsiTheme="minorHAnsi"/>
          <w:sz w:val="22"/>
          <w:szCs w:val="22"/>
        </w:rPr>
        <w:t>El punto de equilibrio demuestra que la semilla protegida se paga a sí misma al evitar una pérdida del 40% de la cosecha que ocurriría con semilla tradicional en condiciones de sequía. Al igual se hizo una estimación del precio aproximado del jitomate en sonora por año</w:t>
      </w:r>
      <w:r w:rsidR="00C95F94" w:rsidRPr="000D1A37">
        <w:rPr>
          <w:rStyle w:val="s1"/>
          <w:rFonts w:asciiTheme="minorHAnsi" w:hAnsiTheme="minorHAnsi"/>
          <w:sz w:val="22"/>
          <w:szCs w:val="22"/>
        </w:rPr>
        <w:t>.</w:t>
      </w:r>
    </w:p>
    <w:p w14:paraId="0685D12B" w14:textId="78923A9F" w:rsidR="00E73847" w:rsidRDefault="00394B6C" w:rsidP="00C95F94">
      <w:pPr>
        <w:pStyle w:val="p1"/>
        <w:rPr>
          <w:ins w:id="4" w:author="Microsoft Word" w:date="2026-04-30T00:55:00Z"/>
          <w:rFonts w:hint="eastAsia"/>
        </w:rPr>
      </w:pPr>
      <w:r w:rsidRPr="00EF3568">
        <w:rPr>
          <w:noProof/>
          <w:u w:val="single"/>
        </w:rPr>
        <w:drawing>
          <wp:anchor distT="0" distB="0" distL="114300" distR="114300" simplePos="0" relativeHeight="251658250" behindDoc="0" locked="0" layoutInCell="1" allowOverlap="1" wp14:anchorId="72359A90" wp14:editId="60537BB0">
            <wp:simplePos x="0" y="0"/>
            <wp:positionH relativeFrom="margin">
              <wp:posOffset>3395345</wp:posOffset>
            </wp:positionH>
            <wp:positionV relativeFrom="paragraph">
              <wp:posOffset>147955</wp:posOffset>
            </wp:positionV>
            <wp:extent cx="3470910" cy="1629410"/>
            <wp:effectExtent l="0" t="0" r="8890" b="8890"/>
            <wp:wrapSquare wrapText="bothSides"/>
            <wp:docPr id="1" name="Gráfico 1">
              <a:extLst xmlns:a="http://schemas.openxmlformats.org/drawingml/2006/main">
                <a:ext uri="{FF2B5EF4-FFF2-40B4-BE49-F238E27FC236}">
                  <a16:creationId xmlns:a16="http://schemas.microsoft.com/office/drawing/2014/main" id="{A68DE2D1-2BF4-8AE8-A080-C61F9084D8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tbl>
      <w:tblPr>
        <w:tblStyle w:val="Tablaconcuadrcula"/>
        <w:tblW w:w="5106" w:type="dxa"/>
        <w:tblInd w:w="-5" w:type="dxa"/>
        <w:tblLook w:val="04A0" w:firstRow="1" w:lastRow="0" w:firstColumn="1" w:lastColumn="0" w:noHBand="0" w:noVBand="1"/>
      </w:tblPr>
      <w:tblGrid>
        <w:gridCol w:w="988"/>
        <w:gridCol w:w="4118"/>
      </w:tblGrid>
      <w:tr w:rsidR="00394B6C" w:rsidRPr="00E73847" w14:paraId="1831C5D3" w14:textId="77777777" w:rsidTr="00394B6C">
        <w:trPr>
          <w:trHeight w:val="300"/>
          <w:ins w:id="5" w:author="Microsoft Word" w:date="2026-04-30T00:55:00Z"/>
        </w:trPr>
        <w:tc>
          <w:tcPr>
            <w:tcW w:w="988" w:type="dxa"/>
            <w:shd w:val="clear" w:color="auto" w:fill="FF99FF"/>
            <w:noWrap/>
            <w:hideMark/>
          </w:tcPr>
          <w:p w14:paraId="56B61372" w14:textId="09D7AECB" w:rsidR="00E73847" w:rsidRPr="00E73847" w:rsidRDefault="00E73847" w:rsidP="0099690F">
            <w:pPr>
              <w:jc w:val="center"/>
              <w:rPr>
                <w:ins w:id="6" w:author="Microsoft Word" w:date="2026-04-30T00:55:00Z"/>
                <w:rFonts w:ascii="Calibri" w:eastAsia="Times New Roman" w:hAnsi="Calibri" w:cs="Calibri"/>
                <w:color w:val="000000" w:themeColor="text1"/>
                <w:lang w:eastAsia="es-MX"/>
              </w:rPr>
            </w:pPr>
            <w:r>
              <w:rPr>
                <w:rFonts w:ascii="Calibri" w:eastAsia="Times New Roman" w:hAnsi="Calibri" w:cs="Calibri"/>
                <w:color w:val="000000" w:themeColor="text1"/>
                <w:lang w:eastAsia="es-MX"/>
              </w:rPr>
              <w:t>Año</w:t>
            </w:r>
          </w:p>
        </w:tc>
        <w:tc>
          <w:tcPr>
            <w:tcW w:w="4118" w:type="dxa"/>
            <w:shd w:val="clear" w:color="auto" w:fill="FF99FF"/>
            <w:noWrap/>
            <w:hideMark/>
          </w:tcPr>
          <w:p w14:paraId="2214EF6C" w14:textId="0808705D" w:rsidR="00E73847" w:rsidRPr="00E73847" w:rsidRDefault="00E73847" w:rsidP="00E73847">
            <w:pPr>
              <w:rPr>
                <w:ins w:id="7" w:author="Microsoft Word" w:date="2026-04-30T00:55:00Z"/>
                <w:rFonts w:ascii="Calibri" w:eastAsia="Times New Roman" w:hAnsi="Calibri" w:cs="Calibri"/>
                <w:color w:val="FFFFFF"/>
                <w:lang w:eastAsia="es-MX"/>
              </w:rPr>
            </w:pPr>
            <w:r w:rsidRPr="007A2FFF">
              <w:t>Precio promedio al consumidor ($/kg)</w:t>
            </w:r>
            <w:ins w:id="8" w:author="Microsoft Word" w:date="2026-04-30T00:55:00Z">
              <w:r w:rsidRPr="007A2FFF">
                <w:t xml:space="preserve"> </w:t>
              </w:r>
            </w:ins>
          </w:p>
        </w:tc>
      </w:tr>
      <w:tr w:rsidR="00E73847" w:rsidRPr="00E73847" w14:paraId="373553C0" w14:textId="77777777" w:rsidTr="00394B6C">
        <w:trPr>
          <w:trHeight w:val="300"/>
          <w:ins w:id="9" w:author="Microsoft Word" w:date="2026-04-30T00:55:00Z"/>
        </w:trPr>
        <w:tc>
          <w:tcPr>
            <w:tcW w:w="988" w:type="dxa"/>
            <w:noWrap/>
            <w:hideMark/>
          </w:tcPr>
          <w:p w14:paraId="487EDCFC" w14:textId="1BA5142F" w:rsidR="00E73847" w:rsidRPr="00E73847" w:rsidRDefault="00E73847" w:rsidP="00394B6C">
            <w:pPr>
              <w:jc w:val="center"/>
              <w:rPr>
                <w:ins w:id="10" w:author="Microsoft Word" w:date="2026-04-30T00:55:00Z"/>
                <w:rFonts w:ascii="Calibri" w:eastAsia="Times New Roman" w:hAnsi="Calibri" w:cs="Calibri"/>
                <w:color w:val="000000"/>
                <w:lang w:eastAsia="es-MX"/>
              </w:rPr>
            </w:pPr>
            <w:r w:rsidRPr="00E73847">
              <w:rPr>
                <w:rFonts w:ascii="Calibri" w:eastAsia="Times New Roman" w:hAnsi="Calibri" w:cs="Calibri"/>
                <w:color w:val="000000"/>
                <w:lang w:eastAsia="es-MX"/>
              </w:rPr>
              <w:t>2020</w:t>
            </w:r>
          </w:p>
        </w:tc>
        <w:tc>
          <w:tcPr>
            <w:tcW w:w="4118" w:type="dxa"/>
            <w:noWrap/>
            <w:hideMark/>
          </w:tcPr>
          <w:p w14:paraId="45F08544" w14:textId="77DEA1B0" w:rsidR="00E73847" w:rsidRPr="00E73847" w:rsidRDefault="00E73847" w:rsidP="00394B6C">
            <w:pPr>
              <w:jc w:val="center"/>
              <w:rPr>
                <w:ins w:id="11" w:author="Microsoft Word" w:date="2026-04-30T00:55:00Z"/>
                <w:rFonts w:ascii="Calibri" w:eastAsia="Times New Roman" w:hAnsi="Calibri" w:cs="Calibri"/>
                <w:color w:val="000000"/>
                <w:lang w:eastAsia="es-MX"/>
              </w:rPr>
            </w:pPr>
            <w:r w:rsidRPr="00E73847">
              <w:rPr>
                <w:rFonts w:ascii="Calibri" w:eastAsia="Times New Roman" w:hAnsi="Calibri" w:cs="Calibri"/>
                <w:color w:val="000000"/>
                <w:lang w:eastAsia="es-MX"/>
              </w:rPr>
              <w:t>$16</w:t>
            </w:r>
          </w:p>
        </w:tc>
      </w:tr>
      <w:tr w:rsidR="00E73847" w:rsidRPr="00E73847" w14:paraId="3A4D083A" w14:textId="77777777" w:rsidTr="00394B6C">
        <w:trPr>
          <w:trHeight w:val="300"/>
          <w:ins w:id="12" w:author="Microsoft Word" w:date="2026-04-30T00:55:00Z"/>
        </w:trPr>
        <w:tc>
          <w:tcPr>
            <w:tcW w:w="988" w:type="dxa"/>
            <w:shd w:val="clear" w:color="auto" w:fill="FF99FF"/>
            <w:noWrap/>
            <w:hideMark/>
          </w:tcPr>
          <w:p w14:paraId="13DAC29F" w14:textId="75191F59" w:rsidR="00E73847" w:rsidRPr="00E73847" w:rsidRDefault="00E73847" w:rsidP="00394B6C">
            <w:pPr>
              <w:jc w:val="center"/>
              <w:rPr>
                <w:ins w:id="13" w:author="Microsoft Word" w:date="2026-04-30T00:55:00Z"/>
                <w:rFonts w:ascii="Calibri" w:eastAsia="Times New Roman" w:hAnsi="Calibri" w:cs="Calibri"/>
                <w:color w:val="000000"/>
                <w:lang w:eastAsia="es-MX"/>
              </w:rPr>
            </w:pPr>
            <w:r w:rsidRPr="00E73847">
              <w:rPr>
                <w:rFonts w:ascii="Calibri" w:eastAsia="Times New Roman" w:hAnsi="Calibri" w:cs="Calibri"/>
                <w:color w:val="000000"/>
                <w:lang w:eastAsia="es-MX"/>
              </w:rPr>
              <w:t>2021</w:t>
            </w:r>
          </w:p>
        </w:tc>
        <w:tc>
          <w:tcPr>
            <w:tcW w:w="4118" w:type="dxa"/>
            <w:shd w:val="clear" w:color="auto" w:fill="FF99FF"/>
            <w:noWrap/>
            <w:hideMark/>
          </w:tcPr>
          <w:p w14:paraId="4A690762" w14:textId="1B00537A" w:rsidR="00E73847" w:rsidRPr="00E73847" w:rsidRDefault="00E73847" w:rsidP="00394B6C">
            <w:pPr>
              <w:jc w:val="center"/>
              <w:rPr>
                <w:ins w:id="14" w:author="Microsoft Word" w:date="2026-04-30T00:55:00Z"/>
                <w:rFonts w:ascii="Calibri" w:eastAsia="Times New Roman" w:hAnsi="Calibri" w:cs="Calibri"/>
                <w:color w:val="000000"/>
                <w:lang w:eastAsia="es-MX"/>
              </w:rPr>
            </w:pPr>
            <w:r w:rsidRPr="00E73847">
              <w:rPr>
                <w:rFonts w:ascii="Calibri" w:eastAsia="Times New Roman" w:hAnsi="Calibri" w:cs="Calibri"/>
                <w:color w:val="000000"/>
                <w:lang w:eastAsia="es-MX"/>
              </w:rPr>
              <w:t>$18</w:t>
            </w:r>
          </w:p>
        </w:tc>
      </w:tr>
      <w:tr w:rsidR="00E73847" w:rsidRPr="00E73847" w14:paraId="3D32D8C2" w14:textId="77777777" w:rsidTr="00394B6C">
        <w:trPr>
          <w:trHeight w:val="300"/>
          <w:ins w:id="15" w:author="Microsoft Word" w:date="2026-04-30T00:55:00Z"/>
        </w:trPr>
        <w:tc>
          <w:tcPr>
            <w:tcW w:w="988" w:type="dxa"/>
            <w:noWrap/>
            <w:hideMark/>
          </w:tcPr>
          <w:p w14:paraId="384179CE" w14:textId="148A09CA" w:rsidR="00E73847" w:rsidRPr="00E73847" w:rsidRDefault="00E73847" w:rsidP="00394B6C">
            <w:pPr>
              <w:jc w:val="center"/>
              <w:rPr>
                <w:ins w:id="16" w:author="Microsoft Word" w:date="2026-04-30T00:55:00Z"/>
                <w:rFonts w:ascii="Calibri" w:eastAsia="Times New Roman" w:hAnsi="Calibri" w:cs="Calibri"/>
                <w:color w:val="000000"/>
                <w:lang w:eastAsia="es-MX"/>
              </w:rPr>
            </w:pPr>
            <w:r w:rsidRPr="00E73847">
              <w:rPr>
                <w:rFonts w:ascii="Calibri" w:eastAsia="Times New Roman" w:hAnsi="Calibri" w:cs="Calibri"/>
                <w:color w:val="000000"/>
                <w:lang w:eastAsia="es-MX"/>
              </w:rPr>
              <w:t>2022</w:t>
            </w:r>
          </w:p>
        </w:tc>
        <w:tc>
          <w:tcPr>
            <w:tcW w:w="4118" w:type="dxa"/>
            <w:noWrap/>
            <w:hideMark/>
          </w:tcPr>
          <w:p w14:paraId="42EA9A6B" w14:textId="611D66B9" w:rsidR="00E73847" w:rsidRPr="00E73847" w:rsidRDefault="00E73847" w:rsidP="00394B6C">
            <w:pPr>
              <w:jc w:val="center"/>
              <w:rPr>
                <w:ins w:id="17" w:author="Microsoft Word" w:date="2026-04-30T00:55:00Z"/>
                <w:rFonts w:ascii="Calibri" w:eastAsia="Times New Roman" w:hAnsi="Calibri" w:cs="Calibri"/>
                <w:color w:val="000000"/>
                <w:lang w:eastAsia="es-MX"/>
              </w:rPr>
            </w:pPr>
            <w:r w:rsidRPr="00E73847">
              <w:rPr>
                <w:rFonts w:ascii="Calibri" w:eastAsia="Times New Roman" w:hAnsi="Calibri" w:cs="Calibri"/>
                <w:color w:val="000000"/>
                <w:lang w:eastAsia="es-MX"/>
              </w:rPr>
              <w:t>$20</w:t>
            </w:r>
          </w:p>
        </w:tc>
      </w:tr>
      <w:tr w:rsidR="00E73847" w:rsidRPr="00E73847" w14:paraId="4A747E1B" w14:textId="77777777" w:rsidTr="00394B6C">
        <w:trPr>
          <w:trHeight w:val="300"/>
          <w:ins w:id="18" w:author="Microsoft Word" w:date="2026-04-30T00:55:00Z"/>
        </w:trPr>
        <w:tc>
          <w:tcPr>
            <w:tcW w:w="988" w:type="dxa"/>
            <w:shd w:val="clear" w:color="auto" w:fill="FF99FF"/>
            <w:noWrap/>
            <w:hideMark/>
          </w:tcPr>
          <w:p w14:paraId="62B254CE" w14:textId="782B753C" w:rsidR="00E73847" w:rsidRPr="00E73847" w:rsidRDefault="00E73847" w:rsidP="00394B6C">
            <w:pPr>
              <w:jc w:val="center"/>
              <w:rPr>
                <w:ins w:id="19" w:author="Microsoft Word" w:date="2026-04-30T00:55:00Z"/>
                <w:rFonts w:ascii="Calibri" w:eastAsia="Times New Roman" w:hAnsi="Calibri" w:cs="Calibri"/>
                <w:color w:val="000000"/>
                <w:lang w:eastAsia="es-MX"/>
              </w:rPr>
            </w:pPr>
            <w:r w:rsidRPr="00E73847">
              <w:rPr>
                <w:rFonts w:ascii="Calibri" w:eastAsia="Times New Roman" w:hAnsi="Calibri" w:cs="Calibri"/>
                <w:color w:val="000000"/>
                <w:lang w:eastAsia="es-MX"/>
              </w:rPr>
              <w:t>2023</w:t>
            </w:r>
          </w:p>
        </w:tc>
        <w:tc>
          <w:tcPr>
            <w:tcW w:w="4118" w:type="dxa"/>
            <w:shd w:val="clear" w:color="auto" w:fill="FF99FF"/>
            <w:noWrap/>
            <w:hideMark/>
          </w:tcPr>
          <w:p w14:paraId="6E6C43DE" w14:textId="79D0D626" w:rsidR="00E73847" w:rsidRPr="00E73847" w:rsidRDefault="00E73847" w:rsidP="00394B6C">
            <w:pPr>
              <w:jc w:val="center"/>
              <w:rPr>
                <w:ins w:id="20" w:author="Microsoft Word" w:date="2026-04-30T00:55:00Z"/>
                <w:rFonts w:ascii="Calibri" w:eastAsia="Times New Roman" w:hAnsi="Calibri" w:cs="Calibri"/>
                <w:color w:val="000000"/>
                <w:lang w:eastAsia="es-MX"/>
              </w:rPr>
            </w:pPr>
            <w:r w:rsidRPr="00E73847">
              <w:rPr>
                <w:rFonts w:ascii="Calibri" w:eastAsia="Times New Roman" w:hAnsi="Calibri" w:cs="Calibri"/>
                <w:color w:val="000000"/>
                <w:lang w:eastAsia="es-MX"/>
              </w:rPr>
              <w:t>$18</w:t>
            </w:r>
          </w:p>
        </w:tc>
      </w:tr>
      <w:tr w:rsidR="00E73847" w:rsidRPr="00E73847" w14:paraId="50190A4A" w14:textId="77777777" w:rsidTr="00394B6C">
        <w:trPr>
          <w:trHeight w:val="300"/>
          <w:ins w:id="21" w:author="Microsoft Word" w:date="2026-04-30T00:55:00Z"/>
        </w:trPr>
        <w:tc>
          <w:tcPr>
            <w:tcW w:w="988" w:type="dxa"/>
            <w:noWrap/>
            <w:hideMark/>
          </w:tcPr>
          <w:p w14:paraId="72169F5B" w14:textId="08C13FC1" w:rsidR="00E73847" w:rsidRPr="00E73847" w:rsidRDefault="00E73847" w:rsidP="00394B6C">
            <w:pPr>
              <w:jc w:val="center"/>
              <w:rPr>
                <w:ins w:id="22" w:author="Microsoft Word" w:date="2026-04-30T00:55:00Z"/>
                <w:rFonts w:ascii="Calibri" w:eastAsia="Times New Roman" w:hAnsi="Calibri" w:cs="Calibri"/>
                <w:color w:val="000000"/>
                <w:lang w:eastAsia="es-MX"/>
              </w:rPr>
            </w:pPr>
            <w:r w:rsidRPr="00E73847">
              <w:rPr>
                <w:rFonts w:ascii="Calibri" w:eastAsia="Times New Roman" w:hAnsi="Calibri" w:cs="Calibri"/>
                <w:color w:val="000000"/>
                <w:lang w:eastAsia="es-MX"/>
              </w:rPr>
              <w:t>2024</w:t>
            </w:r>
          </w:p>
        </w:tc>
        <w:tc>
          <w:tcPr>
            <w:tcW w:w="4118" w:type="dxa"/>
            <w:noWrap/>
            <w:hideMark/>
          </w:tcPr>
          <w:p w14:paraId="68EC662F" w14:textId="49614684" w:rsidR="00E73847" w:rsidRPr="00E73847" w:rsidRDefault="00E73847" w:rsidP="00394B6C">
            <w:pPr>
              <w:jc w:val="center"/>
              <w:rPr>
                <w:ins w:id="23" w:author="Microsoft Word" w:date="2026-04-30T00:55:00Z"/>
                <w:rFonts w:ascii="Calibri" w:eastAsia="Times New Roman" w:hAnsi="Calibri" w:cs="Calibri"/>
                <w:color w:val="000000"/>
                <w:lang w:eastAsia="es-MX"/>
              </w:rPr>
            </w:pPr>
            <w:r w:rsidRPr="00E73847">
              <w:rPr>
                <w:rFonts w:ascii="Calibri" w:eastAsia="Times New Roman" w:hAnsi="Calibri" w:cs="Calibri"/>
                <w:color w:val="000000"/>
                <w:lang w:eastAsia="es-MX"/>
              </w:rPr>
              <w:t>$39.52</w:t>
            </w:r>
          </w:p>
        </w:tc>
      </w:tr>
      <w:tr w:rsidR="00E73847" w:rsidRPr="00E73847" w14:paraId="18508983" w14:textId="77777777" w:rsidTr="00394B6C">
        <w:trPr>
          <w:trHeight w:val="300"/>
          <w:ins w:id="24" w:author="Microsoft Word" w:date="2026-04-30T00:55:00Z"/>
        </w:trPr>
        <w:tc>
          <w:tcPr>
            <w:tcW w:w="988" w:type="dxa"/>
            <w:shd w:val="clear" w:color="auto" w:fill="FF99FF"/>
            <w:noWrap/>
            <w:hideMark/>
          </w:tcPr>
          <w:p w14:paraId="6BACA454" w14:textId="56B0FB18" w:rsidR="00E73847" w:rsidRPr="00E73847" w:rsidRDefault="00E73847" w:rsidP="00394B6C">
            <w:pPr>
              <w:jc w:val="center"/>
              <w:rPr>
                <w:ins w:id="25" w:author="Microsoft Word" w:date="2026-04-30T00:55:00Z"/>
                <w:rFonts w:ascii="Calibri" w:eastAsia="Times New Roman" w:hAnsi="Calibri" w:cs="Calibri"/>
                <w:color w:val="000000"/>
                <w:lang w:eastAsia="es-MX"/>
              </w:rPr>
            </w:pPr>
            <w:r w:rsidRPr="00E73847">
              <w:rPr>
                <w:rFonts w:ascii="Calibri" w:eastAsia="Times New Roman" w:hAnsi="Calibri" w:cs="Calibri"/>
                <w:color w:val="000000"/>
                <w:lang w:eastAsia="es-MX"/>
              </w:rPr>
              <w:t>2025</w:t>
            </w:r>
          </w:p>
        </w:tc>
        <w:tc>
          <w:tcPr>
            <w:tcW w:w="4118" w:type="dxa"/>
            <w:shd w:val="clear" w:color="auto" w:fill="FF99FF"/>
            <w:noWrap/>
            <w:hideMark/>
          </w:tcPr>
          <w:p w14:paraId="5929167C" w14:textId="0E830CD6" w:rsidR="00E73847" w:rsidRPr="00E73847" w:rsidRDefault="00E73847" w:rsidP="00394B6C">
            <w:pPr>
              <w:jc w:val="center"/>
              <w:rPr>
                <w:ins w:id="26" w:author="Microsoft Word" w:date="2026-04-30T00:55:00Z"/>
                <w:rFonts w:ascii="Calibri" w:eastAsia="Times New Roman" w:hAnsi="Calibri" w:cs="Calibri"/>
                <w:color w:val="000000"/>
                <w:lang w:eastAsia="es-MX"/>
              </w:rPr>
            </w:pPr>
            <w:r w:rsidRPr="00E73847">
              <w:rPr>
                <w:rFonts w:ascii="Calibri" w:eastAsia="Times New Roman" w:hAnsi="Calibri" w:cs="Calibri"/>
                <w:color w:val="000000"/>
                <w:lang w:eastAsia="es-MX"/>
              </w:rPr>
              <w:t>$25</w:t>
            </w:r>
          </w:p>
        </w:tc>
      </w:tr>
      <w:tr w:rsidR="00E73847" w:rsidRPr="00E73847" w14:paraId="73C9617D" w14:textId="77777777" w:rsidTr="00394B6C">
        <w:trPr>
          <w:trHeight w:val="300"/>
          <w:ins w:id="27" w:author="Microsoft Word" w:date="2026-04-30T00:55:00Z"/>
        </w:trPr>
        <w:tc>
          <w:tcPr>
            <w:tcW w:w="988" w:type="dxa"/>
            <w:noWrap/>
            <w:hideMark/>
          </w:tcPr>
          <w:p w14:paraId="64B820BB" w14:textId="65DD61DB" w:rsidR="00E73847" w:rsidRPr="00E73847" w:rsidRDefault="00E73847" w:rsidP="00394B6C">
            <w:pPr>
              <w:jc w:val="center"/>
              <w:rPr>
                <w:ins w:id="28" w:author="Microsoft Word" w:date="2026-04-30T00:55:00Z"/>
                <w:rFonts w:ascii="Calibri" w:eastAsia="Times New Roman" w:hAnsi="Calibri" w:cs="Calibri"/>
                <w:color w:val="000000"/>
                <w:lang w:eastAsia="es-MX"/>
              </w:rPr>
            </w:pPr>
            <w:r w:rsidRPr="00E73847">
              <w:rPr>
                <w:rFonts w:ascii="Calibri" w:eastAsia="Times New Roman" w:hAnsi="Calibri" w:cs="Calibri"/>
                <w:color w:val="000000"/>
                <w:lang w:eastAsia="es-MX"/>
              </w:rPr>
              <w:t>2026</w:t>
            </w:r>
          </w:p>
        </w:tc>
        <w:tc>
          <w:tcPr>
            <w:tcW w:w="4118" w:type="dxa"/>
            <w:noWrap/>
            <w:hideMark/>
          </w:tcPr>
          <w:p w14:paraId="06CCA457" w14:textId="2E2D7C4E" w:rsidR="00E73847" w:rsidRPr="00E73847" w:rsidRDefault="00E73847" w:rsidP="00394B6C">
            <w:pPr>
              <w:jc w:val="center"/>
              <w:rPr>
                <w:ins w:id="29" w:author="Microsoft Word" w:date="2026-04-30T00:55:00Z"/>
                <w:rFonts w:ascii="Calibri" w:eastAsia="Times New Roman" w:hAnsi="Calibri" w:cs="Calibri"/>
                <w:color w:val="000000"/>
                <w:lang w:eastAsia="es-MX"/>
              </w:rPr>
            </w:pPr>
            <w:r w:rsidRPr="00E73847">
              <w:rPr>
                <w:rFonts w:ascii="Calibri" w:eastAsia="Times New Roman" w:hAnsi="Calibri" w:cs="Calibri"/>
                <w:color w:val="000000"/>
                <w:lang w:eastAsia="es-MX"/>
              </w:rPr>
              <w:t>$55.50</w:t>
            </w:r>
          </w:p>
        </w:tc>
      </w:tr>
    </w:tbl>
    <w:p w14:paraId="357CA40F" w14:textId="621335B8" w:rsidR="009B5D35" w:rsidRDefault="009B5D35" w:rsidP="00D017A2">
      <w:pPr>
        <w:spacing w:after="0" w:line="360" w:lineRule="auto"/>
        <w:jc w:val="both"/>
        <w:rPr>
          <w:rFonts w:asciiTheme="majorHAnsi" w:hAnsiTheme="majorHAnsi"/>
        </w:rPr>
      </w:pPr>
    </w:p>
    <w:p w14:paraId="7CB344A0" w14:textId="77777777" w:rsidR="00CA5508" w:rsidRDefault="00CA5508" w:rsidP="00D017A2">
      <w:pPr>
        <w:spacing w:after="0" w:line="360" w:lineRule="auto"/>
        <w:jc w:val="both"/>
        <w:rPr>
          <w:rFonts w:asciiTheme="majorHAnsi" w:hAnsiTheme="majorHAnsi"/>
        </w:rPr>
      </w:pPr>
    </w:p>
    <w:p w14:paraId="4AF5EC8D" w14:textId="77777777" w:rsidR="00171342" w:rsidRPr="00171342" w:rsidRDefault="00171342" w:rsidP="00171342">
      <w:pPr>
        <w:spacing w:after="0" w:line="360" w:lineRule="auto"/>
        <w:jc w:val="both"/>
        <w:rPr>
          <w:rFonts w:asciiTheme="majorHAnsi" w:hAnsiTheme="majorHAnsi"/>
          <w:b/>
          <w:bCs/>
          <w:i/>
          <w:iCs/>
          <w:sz w:val="28"/>
          <w:szCs w:val="28"/>
        </w:rPr>
      </w:pPr>
      <w:r w:rsidRPr="00171342">
        <w:rPr>
          <w:rFonts w:asciiTheme="majorHAnsi" w:hAnsiTheme="majorHAnsi"/>
          <w:b/>
          <w:bCs/>
          <w:i/>
          <w:iCs/>
          <w:sz w:val="28"/>
          <w:szCs w:val="28"/>
        </w:rPr>
        <w:t>DEFINICIÓN DE LOS ROLES</w:t>
      </w:r>
    </w:p>
    <w:p w14:paraId="5780AC1F" w14:textId="77777777" w:rsidR="00171342" w:rsidRPr="00171342" w:rsidRDefault="00171342" w:rsidP="00171342">
      <w:pPr>
        <w:spacing w:after="0" w:line="360" w:lineRule="auto"/>
        <w:jc w:val="both"/>
        <w:rPr>
          <w:rFonts w:asciiTheme="majorHAnsi" w:hAnsiTheme="majorHAnsi"/>
        </w:rPr>
      </w:pPr>
      <w:r w:rsidRPr="00171342">
        <w:rPr>
          <w:rFonts w:asciiTheme="majorHAnsi" w:hAnsiTheme="majorHAnsi"/>
          <w:b/>
          <w:bCs/>
          <w:i/>
          <w:iCs/>
        </w:rPr>
        <w:t>Ingeniero de Datos:</w:t>
      </w:r>
      <w:r w:rsidRPr="00171342">
        <w:rPr>
          <w:rFonts w:asciiTheme="majorHAnsi" w:hAnsiTheme="majorHAnsi"/>
        </w:rPr>
        <w:t xml:space="preserve"> Su labor es unificar datos del INIFAP y sensores de campo en un flujo ininterrumpido donde su mayor reto es vencer la brecha digital rural para garantizar que el agricultor reciba información precisa sobre suelo y clima, sin importar la distancia. Al igual que generará un filtro de calidad, programas alertas para limpiar datos alterados por el clima extremo de Sonora y gestiona el historial agrícola. permite comparar el ciclo actual con sequías o heladas pasadas, asegurando que cada decisión se base en información exacta y no en errores técnicos.</w:t>
      </w:r>
    </w:p>
    <w:p w14:paraId="7E58055D" w14:textId="77777777" w:rsidR="00171342" w:rsidRPr="00171342" w:rsidRDefault="00171342" w:rsidP="00171342">
      <w:pPr>
        <w:spacing w:after="0" w:line="360" w:lineRule="auto"/>
        <w:jc w:val="both"/>
        <w:rPr>
          <w:rFonts w:asciiTheme="majorHAnsi" w:hAnsiTheme="majorHAnsi"/>
        </w:rPr>
      </w:pPr>
      <w:r w:rsidRPr="00171342">
        <w:rPr>
          <w:rFonts w:asciiTheme="majorHAnsi" w:hAnsiTheme="majorHAnsi"/>
          <w:b/>
          <w:bCs/>
          <w:i/>
          <w:iCs/>
        </w:rPr>
        <w:t>Científico de Datos:</w:t>
      </w:r>
      <w:r w:rsidRPr="00171342">
        <w:rPr>
          <w:rFonts w:asciiTheme="majorHAnsi" w:hAnsiTheme="majorHAnsi"/>
        </w:rPr>
        <w:t xml:space="preserve"> Su labor es convertir datos en predicciones. Desarrolla modelos que puedan anticipar el estado del agua, temperaturas. permitiendo a los productores que puedan actuar antes de que el clima dañe la cosecha</w:t>
      </w:r>
    </w:p>
    <w:p w14:paraId="11D2B467" w14:textId="77777777" w:rsidR="00171342" w:rsidRPr="00171342" w:rsidRDefault="00171342" w:rsidP="00E06702">
      <w:pPr>
        <w:spacing w:after="0" w:line="360" w:lineRule="auto"/>
        <w:jc w:val="both"/>
        <w:rPr>
          <w:rFonts w:asciiTheme="majorHAnsi" w:hAnsiTheme="majorHAnsi"/>
        </w:rPr>
      </w:pPr>
      <w:r w:rsidRPr="00171342">
        <w:rPr>
          <w:rFonts w:asciiTheme="majorHAnsi" w:hAnsiTheme="majorHAnsi"/>
          <w:b/>
          <w:bCs/>
          <w:i/>
          <w:iCs/>
        </w:rPr>
        <w:t>Analista de datos:</w:t>
      </w:r>
      <w:r w:rsidRPr="00171342">
        <w:rPr>
          <w:rFonts w:asciiTheme="majorHAnsi" w:hAnsiTheme="majorHAnsi"/>
        </w:rPr>
        <w:t xml:space="preserve"> Su labor es diseñar el tablero de control que optimiza el riego y el uso del agua. Su rol es transformar predicciones complejas en alertas visuales inmediatas para combatir plagas y gestionar recursos en su totalidad.</w:t>
      </w:r>
    </w:p>
    <w:p w14:paraId="6F5CC381" w14:textId="4D103476" w:rsidR="0020465B" w:rsidRPr="00E73847" w:rsidRDefault="00171342" w:rsidP="00E73847">
      <w:pPr>
        <w:spacing w:after="0" w:line="360" w:lineRule="auto"/>
        <w:jc w:val="both"/>
        <w:rPr>
          <w:rFonts w:asciiTheme="majorHAnsi" w:hAnsiTheme="majorHAnsi"/>
        </w:rPr>
      </w:pPr>
      <w:r w:rsidRPr="00171342">
        <w:rPr>
          <w:rFonts w:asciiTheme="majorHAnsi" w:hAnsiTheme="majorHAnsi"/>
        </w:rPr>
        <w:t> </w:t>
      </w:r>
    </w:p>
    <w:p w14:paraId="259FF81E" w14:textId="77777777" w:rsidR="00C81496" w:rsidRDefault="00C81496" w:rsidP="00D017A2">
      <w:pPr>
        <w:spacing w:after="0" w:line="360" w:lineRule="auto"/>
        <w:jc w:val="both"/>
        <w:rPr>
          <w:rFonts w:asciiTheme="majorHAnsi" w:hAnsiTheme="majorHAnsi"/>
        </w:rPr>
      </w:pPr>
    </w:p>
    <w:p w14:paraId="6ED066AD" w14:textId="77777777" w:rsidR="00216877" w:rsidRPr="00216877" w:rsidRDefault="00216877" w:rsidP="00D017A2">
      <w:pPr>
        <w:spacing w:after="0" w:line="360" w:lineRule="auto"/>
        <w:jc w:val="both"/>
        <w:rPr>
          <w:rFonts w:asciiTheme="majorHAnsi" w:hAnsiTheme="majorHAnsi"/>
          <w:b/>
          <w:bCs/>
          <w:i/>
          <w:iCs/>
        </w:rPr>
      </w:pPr>
    </w:p>
    <w:tbl>
      <w:tblPr>
        <w:tblStyle w:val="Tablaconcuadrcula"/>
        <w:tblpPr w:leftFromText="141" w:rightFromText="141" w:vertAnchor="page" w:horzAnchor="page" w:tblpXSpec="center" w:tblpY="452"/>
        <w:tblW w:w="11449" w:type="dxa"/>
        <w:tblLook w:val="04A0" w:firstRow="1" w:lastRow="0" w:firstColumn="1" w:lastColumn="0" w:noHBand="0" w:noVBand="1"/>
      </w:tblPr>
      <w:tblGrid>
        <w:gridCol w:w="2250"/>
        <w:gridCol w:w="3699"/>
        <w:gridCol w:w="2835"/>
        <w:gridCol w:w="1276"/>
        <w:gridCol w:w="1389"/>
      </w:tblGrid>
      <w:tr w:rsidR="00216877" w14:paraId="2121ED43" w14:textId="77777777" w:rsidTr="0040368A">
        <w:trPr>
          <w:trHeight w:val="274"/>
        </w:trPr>
        <w:tc>
          <w:tcPr>
            <w:tcW w:w="11449" w:type="dxa"/>
            <w:gridSpan w:val="5"/>
            <w:shd w:val="clear" w:color="auto" w:fill="F2F2F2" w:themeFill="background1" w:themeFillShade="F2"/>
            <w:vAlign w:val="center"/>
          </w:tcPr>
          <w:p w14:paraId="649E1F41" w14:textId="066530C2" w:rsidR="00216877" w:rsidRPr="00C36211" w:rsidRDefault="00C36211" w:rsidP="00216877">
            <w:pPr>
              <w:jc w:val="center"/>
              <w:rPr>
                <w:b/>
                <w:bCs/>
                <w:i/>
                <w:iCs/>
                <w:sz w:val="28"/>
                <w:szCs w:val="28"/>
              </w:rPr>
            </w:pPr>
            <w:r>
              <w:rPr>
                <w:b/>
                <w:bCs/>
                <w:i/>
                <w:iCs/>
                <w:sz w:val="28"/>
                <w:szCs w:val="28"/>
              </w:rPr>
              <w:lastRenderedPageBreak/>
              <w:t>Plan de trabajo</w:t>
            </w:r>
          </w:p>
        </w:tc>
      </w:tr>
      <w:tr w:rsidR="00A23D8F" w14:paraId="42090525" w14:textId="77777777" w:rsidTr="000A6BF9">
        <w:trPr>
          <w:trHeight w:val="274"/>
        </w:trPr>
        <w:tc>
          <w:tcPr>
            <w:tcW w:w="2250" w:type="dxa"/>
            <w:shd w:val="clear" w:color="auto" w:fill="F2F2F2" w:themeFill="background1" w:themeFillShade="F2"/>
            <w:vAlign w:val="center"/>
          </w:tcPr>
          <w:p w14:paraId="26987A26" w14:textId="77777777" w:rsidR="00A23D8F" w:rsidRPr="009B04FB" w:rsidRDefault="00A23D8F" w:rsidP="0009002D">
            <w:pPr>
              <w:ind w:left="-107"/>
              <w:rPr>
                <w:b/>
              </w:rPr>
            </w:pPr>
            <w:r w:rsidRPr="009B04FB">
              <w:rPr>
                <w:b/>
              </w:rPr>
              <w:t>TAREA/ACTIVIDAD</w:t>
            </w:r>
          </w:p>
        </w:tc>
        <w:tc>
          <w:tcPr>
            <w:tcW w:w="3699" w:type="dxa"/>
            <w:shd w:val="clear" w:color="auto" w:fill="F2F2F2" w:themeFill="background1" w:themeFillShade="F2"/>
            <w:vAlign w:val="center"/>
          </w:tcPr>
          <w:p w14:paraId="4292BB7A" w14:textId="71C03554" w:rsidR="00A23D8F" w:rsidRPr="009B04FB" w:rsidRDefault="00A23D8F" w:rsidP="0009002D">
            <w:pPr>
              <w:rPr>
                <w:b/>
              </w:rPr>
            </w:pPr>
            <w:r w:rsidRPr="009B04FB">
              <w:rPr>
                <w:b/>
              </w:rPr>
              <w:t>DESCRIPCIÓN</w:t>
            </w:r>
          </w:p>
        </w:tc>
        <w:tc>
          <w:tcPr>
            <w:tcW w:w="2835" w:type="dxa"/>
            <w:shd w:val="clear" w:color="auto" w:fill="F2F2F2" w:themeFill="background1" w:themeFillShade="F2"/>
            <w:vAlign w:val="center"/>
          </w:tcPr>
          <w:p w14:paraId="122F0F97" w14:textId="75CAC030" w:rsidR="00A23D8F" w:rsidRPr="009B04FB" w:rsidRDefault="00A23D8F" w:rsidP="0009002D">
            <w:pPr>
              <w:rPr>
                <w:b/>
              </w:rPr>
            </w:pPr>
            <w:r w:rsidRPr="009B04FB">
              <w:rPr>
                <w:b/>
              </w:rPr>
              <w:t>RESPONSABLE</w:t>
            </w:r>
          </w:p>
        </w:tc>
        <w:tc>
          <w:tcPr>
            <w:tcW w:w="1276" w:type="dxa"/>
            <w:shd w:val="clear" w:color="auto" w:fill="F2F2F2" w:themeFill="background1" w:themeFillShade="F2"/>
            <w:vAlign w:val="center"/>
          </w:tcPr>
          <w:p w14:paraId="3275C649" w14:textId="77777777" w:rsidR="00A23D8F" w:rsidRPr="009B04FB" w:rsidRDefault="00A23D8F" w:rsidP="0009002D">
            <w:pPr>
              <w:rPr>
                <w:b/>
              </w:rPr>
            </w:pPr>
            <w:r w:rsidRPr="009B04FB">
              <w:rPr>
                <w:b/>
              </w:rPr>
              <w:t>TIEMPO</w:t>
            </w:r>
          </w:p>
        </w:tc>
        <w:tc>
          <w:tcPr>
            <w:tcW w:w="1389" w:type="dxa"/>
            <w:shd w:val="clear" w:color="auto" w:fill="F2F2F2" w:themeFill="background1" w:themeFillShade="F2"/>
            <w:vAlign w:val="center"/>
          </w:tcPr>
          <w:p w14:paraId="6B449B5C" w14:textId="7E3BE832" w:rsidR="00A23D8F" w:rsidRPr="009B04FB" w:rsidRDefault="00A23D8F" w:rsidP="0009002D">
            <w:pPr>
              <w:rPr>
                <w:b/>
              </w:rPr>
            </w:pPr>
            <w:r w:rsidRPr="009B04FB">
              <w:rPr>
                <w:b/>
              </w:rPr>
              <w:t>SEMANA</w:t>
            </w:r>
          </w:p>
        </w:tc>
      </w:tr>
      <w:tr w:rsidR="00A23D8F" w14:paraId="1BC42B07" w14:textId="77777777" w:rsidTr="000A6BF9">
        <w:trPr>
          <w:trHeight w:val="746"/>
        </w:trPr>
        <w:tc>
          <w:tcPr>
            <w:tcW w:w="2250" w:type="dxa"/>
            <w:vAlign w:val="center"/>
          </w:tcPr>
          <w:p w14:paraId="6F17257E" w14:textId="77777777" w:rsidR="00A23D8F" w:rsidRDefault="00A23D8F" w:rsidP="0009002D">
            <w:pPr>
              <w:ind w:left="-107"/>
            </w:pPr>
            <w:r>
              <w:t>Se nos presentó el documento del P.P.</w:t>
            </w:r>
          </w:p>
        </w:tc>
        <w:tc>
          <w:tcPr>
            <w:tcW w:w="3699" w:type="dxa"/>
            <w:vAlign w:val="center"/>
          </w:tcPr>
          <w:p w14:paraId="660656CC" w14:textId="2E44C57F" w:rsidR="00A23D8F" w:rsidRDefault="00A23D8F" w:rsidP="0009002D">
            <w:r>
              <w:t>Se nos planteó el problema a resolver y lectura del documentó para aclarar dudas</w:t>
            </w:r>
            <w:r w:rsidR="00BE3D63">
              <w:t>.</w:t>
            </w:r>
          </w:p>
        </w:tc>
        <w:tc>
          <w:tcPr>
            <w:tcW w:w="2835" w:type="dxa"/>
            <w:vAlign w:val="center"/>
          </w:tcPr>
          <w:p w14:paraId="1C3CAC0D" w14:textId="77777777" w:rsidR="00A23D8F" w:rsidRDefault="00A23D8F" w:rsidP="0009002D">
            <w:r>
              <w:t>TUTORA:                                                       Maritza Pescador Rivera</w:t>
            </w:r>
          </w:p>
        </w:tc>
        <w:tc>
          <w:tcPr>
            <w:tcW w:w="1276" w:type="dxa"/>
            <w:vAlign w:val="center"/>
          </w:tcPr>
          <w:p w14:paraId="5EA11D54" w14:textId="77777777" w:rsidR="00A23D8F" w:rsidRDefault="00A23D8F" w:rsidP="0009002D">
            <w:r>
              <w:t>4 horas</w:t>
            </w:r>
          </w:p>
        </w:tc>
        <w:tc>
          <w:tcPr>
            <w:tcW w:w="1389" w:type="dxa"/>
            <w:vAlign w:val="center"/>
          </w:tcPr>
          <w:p w14:paraId="65EEF89A" w14:textId="77777777" w:rsidR="00A23D8F" w:rsidRDefault="00A23D8F" w:rsidP="0009002D">
            <w:r>
              <w:t>Semana 1</w:t>
            </w:r>
          </w:p>
        </w:tc>
      </w:tr>
      <w:tr w:rsidR="00A23D8F" w14:paraId="6DBF448B" w14:textId="77777777" w:rsidTr="000A6BF9">
        <w:trPr>
          <w:trHeight w:val="490"/>
        </w:trPr>
        <w:tc>
          <w:tcPr>
            <w:tcW w:w="2250" w:type="dxa"/>
            <w:shd w:val="clear" w:color="auto" w:fill="F2F2F2" w:themeFill="background1" w:themeFillShade="F2"/>
            <w:vAlign w:val="center"/>
          </w:tcPr>
          <w:p w14:paraId="4FB3616A" w14:textId="149C511A" w:rsidR="00A23D8F" w:rsidRDefault="00A23D8F" w:rsidP="0009002D">
            <w:r>
              <w:t>Formación de equipos</w:t>
            </w:r>
          </w:p>
        </w:tc>
        <w:tc>
          <w:tcPr>
            <w:tcW w:w="3699" w:type="dxa"/>
            <w:shd w:val="clear" w:color="auto" w:fill="F2F2F2" w:themeFill="background1" w:themeFillShade="F2"/>
            <w:vAlign w:val="center"/>
          </w:tcPr>
          <w:p w14:paraId="2FAD105A" w14:textId="138B1EF1" w:rsidR="00A23D8F" w:rsidRDefault="00A23D8F" w:rsidP="0009002D">
            <w:r>
              <w:t>Se crearon equipos para el problema prototípico por parte de la tutora</w:t>
            </w:r>
            <w:r w:rsidR="00BE3D63">
              <w:t>.</w:t>
            </w:r>
          </w:p>
        </w:tc>
        <w:tc>
          <w:tcPr>
            <w:tcW w:w="2835" w:type="dxa"/>
            <w:shd w:val="clear" w:color="auto" w:fill="F2F2F2" w:themeFill="background1" w:themeFillShade="F2"/>
            <w:vAlign w:val="center"/>
          </w:tcPr>
          <w:p w14:paraId="1D59154E" w14:textId="38B5C3B7" w:rsidR="00A23D8F" w:rsidRDefault="00A23D8F" w:rsidP="0009002D">
            <w:r>
              <w:t>TUTORA:                                                                    Maritza Pescador Rivera</w:t>
            </w:r>
          </w:p>
        </w:tc>
        <w:tc>
          <w:tcPr>
            <w:tcW w:w="1276" w:type="dxa"/>
            <w:shd w:val="clear" w:color="auto" w:fill="F2F2F2" w:themeFill="background1" w:themeFillShade="F2"/>
            <w:vAlign w:val="center"/>
          </w:tcPr>
          <w:p w14:paraId="7D93052F" w14:textId="77777777" w:rsidR="00A23D8F" w:rsidRDefault="00A23D8F" w:rsidP="0009002D">
            <w:r>
              <w:t>1 día</w:t>
            </w:r>
          </w:p>
          <w:p w14:paraId="0C3AD097" w14:textId="77777777" w:rsidR="00A23D8F" w:rsidRDefault="00A23D8F" w:rsidP="0009002D"/>
        </w:tc>
        <w:tc>
          <w:tcPr>
            <w:tcW w:w="1389" w:type="dxa"/>
            <w:shd w:val="clear" w:color="auto" w:fill="F2F2F2" w:themeFill="background1" w:themeFillShade="F2"/>
            <w:vAlign w:val="center"/>
          </w:tcPr>
          <w:p w14:paraId="4760F5B7" w14:textId="77777777" w:rsidR="00A23D8F" w:rsidRDefault="00A23D8F" w:rsidP="0009002D">
            <w:r>
              <w:t>Semana 1</w:t>
            </w:r>
          </w:p>
        </w:tc>
      </w:tr>
      <w:tr w:rsidR="00A23D8F" w14:paraId="3F39EC8F" w14:textId="77777777" w:rsidTr="000A6BF9">
        <w:trPr>
          <w:trHeight w:val="1002"/>
        </w:trPr>
        <w:tc>
          <w:tcPr>
            <w:tcW w:w="2250" w:type="dxa"/>
            <w:vAlign w:val="center"/>
          </w:tcPr>
          <w:p w14:paraId="5DB58B3F" w14:textId="77777777" w:rsidR="00A23D8F" w:rsidRDefault="00A23D8F" w:rsidP="0009002D"/>
          <w:p w14:paraId="18ABC861" w14:textId="4BE00D43" w:rsidR="00A23D8F" w:rsidRDefault="00A23D8F" w:rsidP="0009002D">
            <w:r>
              <w:t>Diagnóstico y planeación inicial</w:t>
            </w:r>
          </w:p>
        </w:tc>
        <w:tc>
          <w:tcPr>
            <w:tcW w:w="3699" w:type="dxa"/>
            <w:vAlign w:val="center"/>
          </w:tcPr>
          <w:p w14:paraId="1132F893" w14:textId="77777777" w:rsidR="00A23D8F" w:rsidRDefault="00A23D8F" w:rsidP="0009002D"/>
          <w:p w14:paraId="6B76CFE1" w14:textId="2EE683C8" w:rsidR="00A23D8F" w:rsidRDefault="00A23D8F" w:rsidP="0009002D">
            <w:r>
              <w:t>Definimos el problema y elegimos la región de estudio</w:t>
            </w:r>
            <w:r w:rsidR="00BE3D63">
              <w:t>.</w:t>
            </w:r>
          </w:p>
        </w:tc>
        <w:tc>
          <w:tcPr>
            <w:tcW w:w="2835" w:type="dxa"/>
            <w:vAlign w:val="center"/>
          </w:tcPr>
          <w:p w14:paraId="4811D895" w14:textId="061CDE6D" w:rsidR="00A23D8F" w:rsidRDefault="00A23D8F" w:rsidP="0009002D">
            <w:r w:rsidRPr="0084011A">
              <w:t>G</w:t>
            </w:r>
            <w:r>
              <w:t>arcía</w:t>
            </w:r>
            <w:r w:rsidRPr="0084011A">
              <w:t xml:space="preserve"> F</w:t>
            </w:r>
            <w:r>
              <w:t>lores</w:t>
            </w:r>
            <w:r w:rsidRPr="0084011A">
              <w:t xml:space="preserve"> </w:t>
            </w:r>
            <w:r>
              <w:t>Jatziri</w:t>
            </w:r>
            <w:r w:rsidRPr="0084011A">
              <w:t xml:space="preserve">                                                                                                                                                                                               </w:t>
            </w:r>
            <w:r w:rsidR="0083401D" w:rsidRPr="0084011A">
              <w:t xml:space="preserve"> </w:t>
            </w:r>
            <w:r w:rsidR="0083401D" w:rsidRPr="0084011A">
              <w:t>M</w:t>
            </w:r>
            <w:r w:rsidR="0083401D">
              <w:t>ontes</w:t>
            </w:r>
            <w:r w:rsidR="0083401D" w:rsidRPr="0084011A">
              <w:t xml:space="preserve"> S</w:t>
            </w:r>
            <w:r w:rsidR="0083401D">
              <w:t>ánchez</w:t>
            </w:r>
            <w:r w:rsidR="0083401D" w:rsidRPr="0084011A">
              <w:t xml:space="preserve"> V</w:t>
            </w:r>
            <w:r w:rsidR="0083401D">
              <w:t xml:space="preserve">ictor </w:t>
            </w:r>
            <w:r w:rsidR="0083401D" w:rsidRPr="0084011A">
              <w:t>H</w:t>
            </w:r>
            <w:r w:rsidR="0083401D">
              <w:t>ugo</w:t>
            </w:r>
            <w:r w:rsidR="0083401D" w:rsidRPr="0084011A">
              <w:t xml:space="preserve"> </w:t>
            </w:r>
            <w:r w:rsidRPr="0084011A">
              <w:t>M</w:t>
            </w:r>
            <w:r>
              <w:t>edina</w:t>
            </w:r>
            <w:r w:rsidRPr="0084011A">
              <w:t xml:space="preserve"> G</w:t>
            </w:r>
            <w:r>
              <w:t>uerrero</w:t>
            </w:r>
            <w:r w:rsidRPr="0084011A">
              <w:t xml:space="preserve"> A</w:t>
            </w:r>
            <w:r>
              <w:t>ldo</w:t>
            </w:r>
            <w:r w:rsidRPr="0084011A">
              <w:t xml:space="preserve">       </w:t>
            </w:r>
            <w:r>
              <w:t xml:space="preserve">                       </w:t>
            </w:r>
            <w:r w:rsidRPr="0084011A">
              <w:t>R</w:t>
            </w:r>
            <w:r>
              <w:t>amírez</w:t>
            </w:r>
            <w:r w:rsidRPr="0084011A">
              <w:t xml:space="preserve"> S</w:t>
            </w:r>
            <w:r>
              <w:t>uarez</w:t>
            </w:r>
            <w:r w:rsidRPr="0084011A">
              <w:t xml:space="preserve"> V</w:t>
            </w:r>
            <w:r>
              <w:t xml:space="preserve">ictor </w:t>
            </w:r>
            <w:r w:rsidRPr="0084011A">
              <w:t>J</w:t>
            </w:r>
            <w:r>
              <w:t>avier</w:t>
            </w:r>
          </w:p>
        </w:tc>
        <w:tc>
          <w:tcPr>
            <w:tcW w:w="1276" w:type="dxa"/>
            <w:vAlign w:val="center"/>
          </w:tcPr>
          <w:p w14:paraId="6FAEB10E" w14:textId="77777777" w:rsidR="00A23D8F" w:rsidRDefault="00A23D8F" w:rsidP="0009002D"/>
          <w:p w14:paraId="1BCB59A1" w14:textId="272D8B93" w:rsidR="00A23D8F" w:rsidRDefault="00A23D8F" w:rsidP="0009002D">
            <w:r>
              <w:t>4 horas</w:t>
            </w:r>
          </w:p>
        </w:tc>
        <w:tc>
          <w:tcPr>
            <w:tcW w:w="1389" w:type="dxa"/>
            <w:vAlign w:val="center"/>
          </w:tcPr>
          <w:p w14:paraId="633A2C8F" w14:textId="77777777" w:rsidR="00A23D8F" w:rsidRDefault="00A23D8F" w:rsidP="0009002D"/>
          <w:p w14:paraId="49CC5732" w14:textId="77777777" w:rsidR="00A23D8F" w:rsidRDefault="00A23D8F" w:rsidP="0009002D">
            <w:r>
              <w:t>Semana 1</w:t>
            </w:r>
          </w:p>
        </w:tc>
      </w:tr>
      <w:tr w:rsidR="00A23D8F" w14:paraId="01A93D72" w14:textId="77777777" w:rsidTr="000A6BF9">
        <w:trPr>
          <w:trHeight w:val="806"/>
        </w:trPr>
        <w:tc>
          <w:tcPr>
            <w:tcW w:w="2250" w:type="dxa"/>
            <w:shd w:val="clear" w:color="auto" w:fill="F2F2F2" w:themeFill="background1" w:themeFillShade="F2"/>
            <w:vAlign w:val="center"/>
          </w:tcPr>
          <w:p w14:paraId="2C350A29" w14:textId="6D69B3BB" w:rsidR="00A23D8F" w:rsidRDefault="00A23D8F" w:rsidP="0009002D">
            <w:r>
              <w:t>Investigación del tema en general y profunda</w:t>
            </w:r>
          </w:p>
        </w:tc>
        <w:tc>
          <w:tcPr>
            <w:tcW w:w="3699" w:type="dxa"/>
            <w:shd w:val="clear" w:color="auto" w:fill="F2F2F2" w:themeFill="background1" w:themeFillShade="F2"/>
            <w:vAlign w:val="center"/>
          </w:tcPr>
          <w:p w14:paraId="09D38311" w14:textId="0B20F876" w:rsidR="00A23D8F" w:rsidRDefault="00A23D8F" w:rsidP="0009002D">
            <w:r>
              <w:t>Búsquedas de fuentes de información, estructura de datos, términos y bases para empezar a trabajar el documento</w:t>
            </w:r>
          </w:p>
        </w:tc>
        <w:tc>
          <w:tcPr>
            <w:tcW w:w="2835" w:type="dxa"/>
            <w:shd w:val="clear" w:color="auto" w:fill="F2F2F2" w:themeFill="background1" w:themeFillShade="F2"/>
            <w:vAlign w:val="center"/>
          </w:tcPr>
          <w:p w14:paraId="1257D12F" w14:textId="1CB828FA" w:rsidR="00A23D8F" w:rsidRDefault="00A23D8F" w:rsidP="0009002D">
            <w:r w:rsidRPr="0084011A">
              <w:t>G</w:t>
            </w:r>
            <w:r>
              <w:t>arcía</w:t>
            </w:r>
            <w:r w:rsidRPr="0084011A">
              <w:t xml:space="preserve"> F</w:t>
            </w:r>
            <w:r>
              <w:t>lores</w:t>
            </w:r>
            <w:r w:rsidRPr="0084011A">
              <w:t xml:space="preserve"> </w:t>
            </w:r>
            <w:r>
              <w:t>Jatziri</w:t>
            </w:r>
            <w:r w:rsidRPr="0084011A">
              <w:t xml:space="preserve">                                                                                                                                                                                               </w:t>
            </w:r>
            <w:r w:rsidR="0083401D" w:rsidRPr="0084011A">
              <w:t xml:space="preserve">  </w:t>
            </w:r>
            <w:r w:rsidR="0083401D" w:rsidRPr="0084011A">
              <w:t>M</w:t>
            </w:r>
            <w:r w:rsidR="0083401D">
              <w:t>ontes</w:t>
            </w:r>
            <w:r w:rsidR="0083401D" w:rsidRPr="0084011A">
              <w:t xml:space="preserve"> S</w:t>
            </w:r>
            <w:r w:rsidR="0083401D">
              <w:t>ánchez</w:t>
            </w:r>
            <w:r w:rsidR="0083401D" w:rsidRPr="0084011A">
              <w:t xml:space="preserve"> V</w:t>
            </w:r>
            <w:r w:rsidR="0083401D">
              <w:t xml:space="preserve">ictor </w:t>
            </w:r>
            <w:r w:rsidR="0083401D" w:rsidRPr="0084011A">
              <w:t>H</w:t>
            </w:r>
            <w:r w:rsidR="0083401D">
              <w:t>ugo</w:t>
            </w:r>
            <w:r w:rsidR="0083401D" w:rsidRPr="0084011A">
              <w:t xml:space="preserve"> </w:t>
            </w:r>
            <w:r w:rsidRPr="0084011A">
              <w:t>R</w:t>
            </w:r>
            <w:r>
              <w:t>amírez</w:t>
            </w:r>
            <w:r w:rsidRPr="0084011A">
              <w:t xml:space="preserve"> S</w:t>
            </w:r>
            <w:r>
              <w:t>uarez</w:t>
            </w:r>
            <w:r w:rsidRPr="0084011A">
              <w:t xml:space="preserve"> V</w:t>
            </w:r>
            <w:r>
              <w:t xml:space="preserve">ictor </w:t>
            </w:r>
            <w:r w:rsidRPr="0084011A">
              <w:t>J</w:t>
            </w:r>
            <w:r>
              <w:t>avier</w:t>
            </w:r>
          </w:p>
        </w:tc>
        <w:tc>
          <w:tcPr>
            <w:tcW w:w="1276" w:type="dxa"/>
            <w:shd w:val="clear" w:color="auto" w:fill="F2F2F2" w:themeFill="background1" w:themeFillShade="F2"/>
            <w:vAlign w:val="center"/>
          </w:tcPr>
          <w:p w14:paraId="4E00BFC8" w14:textId="77777777" w:rsidR="00A23D8F" w:rsidRDefault="00A23D8F" w:rsidP="0009002D"/>
          <w:p w14:paraId="0DCA2EFB" w14:textId="3AF0A30D" w:rsidR="00A23D8F" w:rsidRDefault="00A23D8F" w:rsidP="0009002D">
            <w:r>
              <w:t>6 horas</w:t>
            </w:r>
          </w:p>
        </w:tc>
        <w:tc>
          <w:tcPr>
            <w:tcW w:w="1389" w:type="dxa"/>
            <w:shd w:val="clear" w:color="auto" w:fill="F2F2F2" w:themeFill="background1" w:themeFillShade="F2"/>
            <w:vAlign w:val="center"/>
          </w:tcPr>
          <w:p w14:paraId="20790610" w14:textId="77777777" w:rsidR="00A23D8F" w:rsidRDefault="00A23D8F" w:rsidP="0009002D"/>
          <w:p w14:paraId="5DEA5419" w14:textId="77777777" w:rsidR="00A23D8F" w:rsidRDefault="00A23D8F" w:rsidP="0009002D">
            <w:r>
              <w:t>Semana 2</w:t>
            </w:r>
          </w:p>
        </w:tc>
      </w:tr>
      <w:tr w:rsidR="00A23D8F" w14:paraId="4C9CD08E" w14:textId="77777777" w:rsidTr="000A6BF9">
        <w:trPr>
          <w:trHeight w:val="1002"/>
        </w:trPr>
        <w:tc>
          <w:tcPr>
            <w:tcW w:w="2250" w:type="dxa"/>
            <w:vAlign w:val="center"/>
          </w:tcPr>
          <w:p w14:paraId="54A6E347" w14:textId="77777777" w:rsidR="00A23D8F" w:rsidRDefault="00A23D8F" w:rsidP="0009002D"/>
          <w:p w14:paraId="216A02B9" w14:textId="0AE86D29" w:rsidR="00A23D8F" w:rsidRDefault="00A23D8F" w:rsidP="0009002D">
            <w:r>
              <w:t>Primera reunión de equipo</w:t>
            </w:r>
          </w:p>
        </w:tc>
        <w:tc>
          <w:tcPr>
            <w:tcW w:w="3699" w:type="dxa"/>
            <w:vAlign w:val="center"/>
          </w:tcPr>
          <w:p w14:paraId="7AF72FAC" w14:textId="408EACC8" w:rsidR="00A23D8F" w:rsidRDefault="00A23D8F" w:rsidP="0009002D">
            <w:r>
              <w:t>Asignamos que labor va a hacer cada uno durante la primera revisión y que rol llevara a cabo cada uno</w:t>
            </w:r>
            <w:r w:rsidR="00BE3D63">
              <w:t>.</w:t>
            </w:r>
          </w:p>
        </w:tc>
        <w:tc>
          <w:tcPr>
            <w:tcW w:w="2835" w:type="dxa"/>
            <w:vAlign w:val="center"/>
          </w:tcPr>
          <w:p w14:paraId="77ECC9B9" w14:textId="5B09AB83" w:rsidR="00A23D8F" w:rsidRDefault="00A23D8F" w:rsidP="0009002D">
            <w:r w:rsidRPr="0084011A">
              <w:t>G</w:t>
            </w:r>
            <w:r>
              <w:t>arcía</w:t>
            </w:r>
            <w:r w:rsidRPr="0084011A">
              <w:t xml:space="preserve"> F</w:t>
            </w:r>
            <w:r>
              <w:t>lores</w:t>
            </w:r>
            <w:r w:rsidRPr="0084011A">
              <w:t xml:space="preserve"> </w:t>
            </w:r>
            <w:r>
              <w:t>Jatziri</w:t>
            </w:r>
            <w:r w:rsidRPr="0084011A">
              <w:t xml:space="preserve">                                                                                                                                                                                               M</w:t>
            </w:r>
            <w:r>
              <w:t>ontes</w:t>
            </w:r>
            <w:r w:rsidRPr="0084011A">
              <w:t xml:space="preserve"> S</w:t>
            </w:r>
            <w:r>
              <w:t>ánchez</w:t>
            </w:r>
            <w:r w:rsidRPr="0084011A">
              <w:t xml:space="preserve"> V</w:t>
            </w:r>
            <w:r>
              <w:t xml:space="preserve">ictor </w:t>
            </w:r>
            <w:r w:rsidRPr="0084011A">
              <w:t>H</w:t>
            </w:r>
            <w:r>
              <w:t>ugo</w:t>
            </w:r>
            <w:r w:rsidRPr="0084011A">
              <w:t xml:space="preserve">                                                                                                                                                                                                                  M</w:t>
            </w:r>
            <w:r>
              <w:t>edina</w:t>
            </w:r>
            <w:r w:rsidRPr="0084011A">
              <w:t xml:space="preserve"> G</w:t>
            </w:r>
            <w:r>
              <w:t>uerrero</w:t>
            </w:r>
            <w:r w:rsidRPr="0084011A">
              <w:t xml:space="preserve"> A</w:t>
            </w:r>
            <w:r>
              <w:t>ldo</w:t>
            </w:r>
            <w:r w:rsidRPr="0084011A">
              <w:t xml:space="preserve">       </w:t>
            </w:r>
            <w:r>
              <w:t xml:space="preserve">                       </w:t>
            </w:r>
            <w:r w:rsidRPr="0084011A">
              <w:t>R</w:t>
            </w:r>
            <w:r>
              <w:t>amírez</w:t>
            </w:r>
            <w:r w:rsidRPr="0084011A">
              <w:t xml:space="preserve"> S</w:t>
            </w:r>
            <w:r>
              <w:t>uarez</w:t>
            </w:r>
            <w:r w:rsidRPr="0084011A">
              <w:t xml:space="preserve"> V</w:t>
            </w:r>
            <w:r>
              <w:t xml:space="preserve">ictor </w:t>
            </w:r>
            <w:r w:rsidRPr="0084011A">
              <w:t>J</w:t>
            </w:r>
            <w:r>
              <w:t>avier</w:t>
            </w:r>
          </w:p>
        </w:tc>
        <w:tc>
          <w:tcPr>
            <w:tcW w:w="1276" w:type="dxa"/>
            <w:vAlign w:val="center"/>
          </w:tcPr>
          <w:p w14:paraId="5203C24E" w14:textId="77777777" w:rsidR="00A23D8F" w:rsidRDefault="00A23D8F" w:rsidP="0009002D"/>
          <w:p w14:paraId="75420D2A" w14:textId="2C3CF211" w:rsidR="00A23D8F" w:rsidRDefault="00A23D8F" w:rsidP="0009002D">
            <w:r>
              <w:t>1 hora</w:t>
            </w:r>
          </w:p>
        </w:tc>
        <w:tc>
          <w:tcPr>
            <w:tcW w:w="1389" w:type="dxa"/>
            <w:vAlign w:val="center"/>
          </w:tcPr>
          <w:p w14:paraId="01FFF481" w14:textId="77777777" w:rsidR="00A23D8F" w:rsidRDefault="00A23D8F" w:rsidP="0009002D"/>
          <w:p w14:paraId="5353B03C" w14:textId="77777777" w:rsidR="00A23D8F" w:rsidRDefault="00A23D8F" w:rsidP="0009002D">
            <w:r>
              <w:t>Semana 2</w:t>
            </w:r>
          </w:p>
        </w:tc>
      </w:tr>
      <w:tr w:rsidR="00A23D8F" w14:paraId="2E4D85D3" w14:textId="77777777" w:rsidTr="000A6BF9">
        <w:trPr>
          <w:trHeight w:val="490"/>
        </w:trPr>
        <w:tc>
          <w:tcPr>
            <w:tcW w:w="2250" w:type="dxa"/>
            <w:shd w:val="clear" w:color="auto" w:fill="F2F2F2" w:themeFill="background1" w:themeFillShade="F2"/>
            <w:vAlign w:val="center"/>
          </w:tcPr>
          <w:p w14:paraId="36F9B180" w14:textId="77777777" w:rsidR="00A23D8F" w:rsidRDefault="00A23D8F" w:rsidP="0009002D">
            <w:r>
              <w:t>Introducción</w:t>
            </w:r>
          </w:p>
        </w:tc>
        <w:tc>
          <w:tcPr>
            <w:tcW w:w="3699" w:type="dxa"/>
            <w:shd w:val="clear" w:color="auto" w:fill="F2F2F2" w:themeFill="background1" w:themeFillShade="F2"/>
            <w:vAlign w:val="center"/>
          </w:tcPr>
          <w:p w14:paraId="241B5424" w14:textId="25BC741B" w:rsidR="00A23D8F" w:rsidRDefault="00A23D8F" w:rsidP="0009002D">
            <w:r>
              <w:t>Se desarrollo con forme al contexto y objetivo del trabo</w:t>
            </w:r>
            <w:r w:rsidR="005E6DBC">
              <w:t>.</w:t>
            </w:r>
          </w:p>
        </w:tc>
        <w:tc>
          <w:tcPr>
            <w:tcW w:w="2835" w:type="dxa"/>
            <w:shd w:val="clear" w:color="auto" w:fill="F2F2F2" w:themeFill="background1" w:themeFillShade="F2"/>
            <w:vAlign w:val="center"/>
          </w:tcPr>
          <w:p w14:paraId="4777BE59" w14:textId="391F3CC2" w:rsidR="00A23D8F" w:rsidRDefault="00A23D8F" w:rsidP="0009002D">
            <w:r w:rsidRPr="0084011A">
              <w:t>G</w:t>
            </w:r>
            <w:r>
              <w:t>arcía</w:t>
            </w:r>
            <w:r w:rsidRPr="0084011A">
              <w:t xml:space="preserve"> F</w:t>
            </w:r>
            <w:r>
              <w:t>lores</w:t>
            </w:r>
            <w:r w:rsidRPr="0084011A">
              <w:t xml:space="preserve"> </w:t>
            </w:r>
            <w:r>
              <w:t>Jatziri</w:t>
            </w:r>
            <w:r w:rsidRPr="0084011A">
              <w:t xml:space="preserve">                                                                                                                                                                                               M</w:t>
            </w:r>
            <w:r>
              <w:t>ontes</w:t>
            </w:r>
            <w:r w:rsidRPr="0084011A">
              <w:t xml:space="preserve"> S</w:t>
            </w:r>
            <w:r>
              <w:t>ánchez</w:t>
            </w:r>
            <w:r w:rsidRPr="0084011A">
              <w:t xml:space="preserve"> V</w:t>
            </w:r>
            <w:r>
              <w:t xml:space="preserve">ictor </w:t>
            </w:r>
            <w:r w:rsidRPr="0084011A">
              <w:t>H</w:t>
            </w:r>
            <w:r>
              <w:t>ugo</w:t>
            </w:r>
          </w:p>
        </w:tc>
        <w:tc>
          <w:tcPr>
            <w:tcW w:w="1276" w:type="dxa"/>
            <w:shd w:val="clear" w:color="auto" w:fill="F2F2F2" w:themeFill="background1" w:themeFillShade="F2"/>
            <w:vAlign w:val="center"/>
          </w:tcPr>
          <w:p w14:paraId="57CE2AEE" w14:textId="77777777" w:rsidR="00A23D8F" w:rsidRDefault="00A23D8F" w:rsidP="0009002D">
            <w:r>
              <w:t>2 horas</w:t>
            </w:r>
          </w:p>
        </w:tc>
        <w:tc>
          <w:tcPr>
            <w:tcW w:w="1389" w:type="dxa"/>
            <w:shd w:val="clear" w:color="auto" w:fill="F2F2F2" w:themeFill="background1" w:themeFillShade="F2"/>
            <w:vAlign w:val="center"/>
          </w:tcPr>
          <w:p w14:paraId="1B51DB0F" w14:textId="77777777" w:rsidR="00A23D8F" w:rsidRDefault="00A23D8F" w:rsidP="0009002D">
            <w:r>
              <w:t>Semana 3</w:t>
            </w:r>
          </w:p>
        </w:tc>
      </w:tr>
      <w:tr w:rsidR="00A23D8F" w14:paraId="0A99A0A1" w14:textId="77777777" w:rsidTr="000A6BF9">
        <w:trPr>
          <w:trHeight w:val="255"/>
        </w:trPr>
        <w:tc>
          <w:tcPr>
            <w:tcW w:w="2250" w:type="dxa"/>
            <w:vAlign w:val="center"/>
          </w:tcPr>
          <w:p w14:paraId="6F13AC0B" w14:textId="11B06A68" w:rsidR="00A23D8F" w:rsidRDefault="00A23D8F" w:rsidP="0009002D">
            <w:r>
              <w:t>Justificación</w:t>
            </w:r>
          </w:p>
        </w:tc>
        <w:tc>
          <w:tcPr>
            <w:tcW w:w="3699" w:type="dxa"/>
            <w:vAlign w:val="center"/>
          </w:tcPr>
          <w:p w14:paraId="60BC0B45" w14:textId="0A1A7AD7" w:rsidR="00A23D8F" w:rsidRDefault="00A23D8F" w:rsidP="0009002D">
            <w:r>
              <w:t>Fundamento la importancia y propósito del proyecto explicando la viabilidad y contexto actual</w:t>
            </w:r>
            <w:r w:rsidR="005E6DBC">
              <w:t>.</w:t>
            </w:r>
          </w:p>
        </w:tc>
        <w:tc>
          <w:tcPr>
            <w:tcW w:w="2835" w:type="dxa"/>
            <w:vAlign w:val="center"/>
          </w:tcPr>
          <w:p w14:paraId="290937D9" w14:textId="7E6ABC5C" w:rsidR="00A23D8F" w:rsidRDefault="00A23D8F" w:rsidP="0009002D">
            <w:r w:rsidRPr="0084011A">
              <w:t>M</w:t>
            </w:r>
            <w:r>
              <w:t>edina</w:t>
            </w:r>
            <w:r w:rsidRPr="0084011A">
              <w:t xml:space="preserve"> G</w:t>
            </w:r>
            <w:r>
              <w:t>uerrero</w:t>
            </w:r>
            <w:r w:rsidRPr="0084011A">
              <w:t xml:space="preserve"> A</w:t>
            </w:r>
            <w:r>
              <w:t>ldo</w:t>
            </w:r>
          </w:p>
        </w:tc>
        <w:tc>
          <w:tcPr>
            <w:tcW w:w="1276" w:type="dxa"/>
            <w:vAlign w:val="center"/>
          </w:tcPr>
          <w:p w14:paraId="61B05B3E" w14:textId="77777777" w:rsidR="00A23D8F" w:rsidRDefault="00A23D8F" w:rsidP="0009002D">
            <w:r>
              <w:t>1 hora</w:t>
            </w:r>
          </w:p>
        </w:tc>
        <w:tc>
          <w:tcPr>
            <w:tcW w:w="1389" w:type="dxa"/>
            <w:vAlign w:val="center"/>
          </w:tcPr>
          <w:p w14:paraId="45A94A71" w14:textId="77777777" w:rsidR="00A23D8F" w:rsidRDefault="00A23D8F" w:rsidP="0009002D">
            <w:r>
              <w:t>Semana 3</w:t>
            </w:r>
          </w:p>
        </w:tc>
      </w:tr>
      <w:tr w:rsidR="00A23D8F" w14:paraId="2A07235A" w14:textId="77777777" w:rsidTr="000A6BF9">
        <w:trPr>
          <w:trHeight w:val="255"/>
        </w:trPr>
        <w:tc>
          <w:tcPr>
            <w:tcW w:w="2250" w:type="dxa"/>
            <w:shd w:val="clear" w:color="auto" w:fill="F2F2F2" w:themeFill="background1" w:themeFillShade="F2"/>
            <w:vAlign w:val="center"/>
          </w:tcPr>
          <w:p w14:paraId="42B3F038" w14:textId="77777777" w:rsidR="00A23D8F" w:rsidRDefault="00A23D8F" w:rsidP="0009002D">
            <w:r>
              <w:t>Fuentes de Datos</w:t>
            </w:r>
          </w:p>
        </w:tc>
        <w:tc>
          <w:tcPr>
            <w:tcW w:w="3699" w:type="dxa"/>
            <w:shd w:val="clear" w:color="auto" w:fill="F2F2F2" w:themeFill="background1" w:themeFillShade="F2"/>
            <w:vAlign w:val="center"/>
          </w:tcPr>
          <w:p w14:paraId="0C1362DF" w14:textId="645DAD52" w:rsidR="00A23D8F" w:rsidRDefault="00A23D8F" w:rsidP="0009002D">
            <w:r>
              <w:t>Se recopilaron y organizaron las fuentes de información</w:t>
            </w:r>
            <w:r w:rsidR="00C21169">
              <w:t>.</w:t>
            </w:r>
          </w:p>
        </w:tc>
        <w:tc>
          <w:tcPr>
            <w:tcW w:w="2835" w:type="dxa"/>
            <w:shd w:val="clear" w:color="auto" w:fill="F2F2F2" w:themeFill="background1" w:themeFillShade="F2"/>
            <w:vAlign w:val="center"/>
          </w:tcPr>
          <w:p w14:paraId="5EC4C646" w14:textId="77777777" w:rsidR="00A23D8F" w:rsidRDefault="00A23D8F" w:rsidP="0009002D">
            <w:r w:rsidRPr="0084011A">
              <w:t>R</w:t>
            </w:r>
            <w:r>
              <w:t>amírez</w:t>
            </w:r>
            <w:r w:rsidRPr="0084011A">
              <w:t xml:space="preserve"> S</w:t>
            </w:r>
            <w:r>
              <w:t>uarez</w:t>
            </w:r>
            <w:r w:rsidRPr="0084011A">
              <w:t xml:space="preserve"> V</w:t>
            </w:r>
            <w:r>
              <w:t xml:space="preserve">ictor </w:t>
            </w:r>
            <w:r w:rsidRPr="0084011A">
              <w:t>J</w:t>
            </w:r>
            <w:r>
              <w:t>avier</w:t>
            </w:r>
          </w:p>
        </w:tc>
        <w:tc>
          <w:tcPr>
            <w:tcW w:w="1276" w:type="dxa"/>
            <w:shd w:val="clear" w:color="auto" w:fill="F2F2F2" w:themeFill="background1" w:themeFillShade="F2"/>
            <w:vAlign w:val="center"/>
          </w:tcPr>
          <w:p w14:paraId="3DF74D49" w14:textId="77777777" w:rsidR="00A23D8F" w:rsidRDefault="00A23D8F" w:rsidP="0009002D">
            <w:r>
              <w:t>2 horas</w:t>
            </w:r>
          </w:p>
        </w:tc>
        <w:tc>
          <w:tcPr>
            <w:tcW w:w="1389" w:type="dxa"/>
            <w:shd w:val="clear" w:color="auto" w:fill="F2F2F2" w:themeFill="background1" w:themeFillShade="F2"/>
            <w:vAlign w:val="center"/>
          </w:tcPr>
          <w:p w14:paraId="535CCBE6" w14:textId="77777777" w:rsidR="00A23D8F" w:rsidRDefault="00A23D8F" w:rsidP="0009002D">
            <w:r>
              <w:t>Semana 3</w:t>
            </w:r>
          </w:p>
        </w:tc>
      </w:tr>
      <w:tr w:rsidR="00A23D8F" w14:paraId="2E693998" w14:textId="77777777" w:rsidTr="000A6BF9">
        <w:trPr>
          <w:trHeight w:val="511"/>
        </w:trPr>
        <w:tc>
          <w:tcPr>
            <w:tcW w:w="2250" w:type="dxa"/>
            <w:vAlign w:val="center"/>
          </w:tcPr>
          <w:p w14:paraId="6EE403A4" w14:textId="77777777" w:rsidR="00A23D8F" w:rsidRDefault="00A23D8F" w:rsidP="0009002D">
            <w:r>
              <w:t>Objetivos Específicos/Generales</w:t>
            </w:r>
          </w:p>
        </w:tc>
        <w:tc>
          <w:tcPr>
            <w:tcW w:w="3699" w:type="dxa"/>
            <w:vAlign w:val="center"/>
          </w:tcPr>
          <w:p w14:paraId="3C6CA383" w14:textId="313D522A" w:rsidR="00A23D8F" w:rsidRDefault="00A23D8F" w:rsidP="0009002D">
            <w:r>
              <w:t>Se definió en relación con el cultivo y el estado</w:t>
            </w:r>
            <w:r w:rsidR="00C21169">
              <w:t>.</w:t>
            </w:r>
          </w:p>
        </w:tc>
        <w:tc>
          <w:tcPr>
            <w:tcW w:w="2835" w:type="dxa"/>
            <w:vAlign w:val="center"/>
          </w:tcPr>
          <w:p w14:paraId="2EC9B906" w14:textId="5FC9061D" w:rsidR="00A23D8F" w:rsidRDefault="00A23D8F" w:rsidP="0009002D">
            <w:r w:rsidRPr="0084011A">
              <w:t>M</w:t>
            </w:r>
            <w:r>
              <w:t>ontes</w:t>
            </w:r>
            <w:r w:rsidRPr="0084011A">
              <w:t xml:space="preserve"> S</w:t>
            </w:r>
            <w:r>
              <w:t>ánchez</w:t>
            </w:r>
            <w:r w:rsidRPr="0084011A">
              <w:t xml:space="preserve"> V</w:t>
            </w:r>
            <w:r>
              <w:t xml:space="preserve">ictor </w:t>
            </w:r>
            <w:r w:rsidRPr="0084011A">
              <w:t>H</w:t>
            </w:r>
            <w:r>
              <w:t>ugo</w:t>
            </w:r>
          </w:p>
        </w:tc>
        <w:tc>
          <w:tcPr>
            <w:tcW w:w="1276" w:type="dxa"/>
            <w:vAlign w:val="center"/>
          </w:tcPr>
          <w:p w14:paraId="0BCBEC41" w14:textId="77777777" w:rsidR="00A23D8F" w:rsidRDefault="00A23D8F" w:rsidP="0009002D">
            <w:r>
              <w:t>1 hora</w:t>
            </w:r>
          </w:p>
        </w:tc>
        <w:tc>
          <w:tcPr>
            <w:tcW w:w="1389" w:type="dxa"/>
            <w:vAlign w:val="center"/>
          </w:tcPr>
          <w:p w14:paraId="2933419F" w14:textId="77777777" w:rsidR="00A23D8F" w:rsidRDefault="00A23D8F" w:rsidP="0009002D">
            <w:r>
              <w:t>Semana 3</w:t>
            </w:r>
          </w:p>
        </w:tc>
      </w:tr>
      <w:tr w:rsidR="00A23D8F" w14:paraId="17540E3A" w14:textId="77777777" w:rsidTr="000A6BF9">
        <w:trPr>
          <w:trHeight w:val="235"/>
        </w:trPr>
        <w:tc>
          <w:tcPr>
            <w:tcW w:w="2250" w:type="dxa"/>
            <w:shd w:val="clear" w:color="auto" w:fill="F2F2F2" w:themeFill="background1" w:themeFillShade="F2"/>
            <w:vAlign w:val="center"/>
          </w:tcPr>
          <w:p w14:paraId="15D344FA" w14:textId="77777777" w:rsidR="00A23D8F" w:rsidRDefault="00A23D8F" w:rsidP="0009002D">
            <w:r>
              <w:t>Marco contextual</w:t>
            </w:r>
          </w:p>
        </w:tc>
        <w:tc>
          <w:tcPr>
            <w:tcW w:w="3699" w:type="dxa"/>
            <w:shd w:val="clear" w:color="auto" w:fill="F2F2F2" w:themeFill="background1" w:themeFillShade="F2"/>
            <w:vAlign w:val="center"/>
          </w:tcPr>
          <w:p w14:paraId="6509EC9B" w14:textId="03CF88E2" w:rsidR="00A23D8F" w:rsidRDefault="00A23D8F" w:rsidP="0009002D">
            <w:r>
              <w:t>Se especifico y explico más el Estado de Sonora y el tiempo con el que estamos trabajando</w:t>
            </w:r>
            <w:r w:rsidR="00AC3EB3">
              <w:t>.</w:t>
            </w:r>
          </w:p>
        </w:tc>
        <w:tc>
          <w:tcPr>
            <w:tcW w:w="2835" w:type="dxa"/>
            <w:shd w:val="clear" w:color="auto" w:fill="F2F2F2" w:themeFill="background1" w:themeFillShade="F2"/>
            <w:vAlign w:val="center"/>
          </w:tcPr>
          <w:p w14:paraId="48C6E294" w14:textId="3DFC6791" w:rsidR="00A23D8F" w:rsidRDefault="00A23D8F" w:rsidP="0009002D">
            <w:r w:rsidRPr="0084011A">
              <w:t>G</w:t>
            </w:r>
            <w:r>
              <w:t>arcía</w:t>
            </w:r>
            <w:r w:rsidRPr="0084011A">
              <w:t xml:space="preserve"> F</w:t>
            </w:r>
            <w:r>
              <w:t>lores</w:t>
            </w:r>
            <w:r w:rsidRPr="0084011A">
              <w:t xml:space="preserve"> </w:t>
            </w:r>
            <w:r>
              <w:t>Jatziri</w:t>
            </w:r>
          </w:p>
        </w:tc>
        <w:tc>
          <w:tcPr>
            <w:tcW w:w="1276" w:type="dxa"/>
            <w:shd w:val="clear" w:color="auto" w:fill="F2F2F2" w:themeFill="background1" w:themeFillShade="F2"/>
            <w:vAlign w:val="center"/>
          </w:tcPr>
          <w:p w14:paraId="10EF33AA" w14:textId="77777777" w:rsidR="00A23D8F" w:rsidRDefault="00A23D8F" w:rsidP="0009002D">
            <w:r>
              <w:t>1 hora</w:t>
            </w:r>
          </w:p>
        </w:tc>
        <w:tc>
          <w:tcPr>
            <w:tcW w:w="1389" w:type="dxa"/>
            <w:shd w:val="clear" w:color="auto" w:fill="F2F2F2" w:themeFill="background1" w:themeFillShade="F2"/>
            <w:vAlign w:val="center"/>
          </w:tcPr>
          <w:p w14:paraId="439DC9D0" w14:textId="77777777" w:rsidR="00A23D8F" w:rsidRDefault="00A23D8F" w:rsidP="0009002D">
            <w:r>
              <w:t>Semana 3</w:t>
            </w:r>
          </w:p>
        </w:tc>
      </w:tr>
      <w:tr w:rsidR="00A23D8F" w14:paraId="2A678527" w14:textId="77777777" w:rsidTr="000A6BF9">
        <w:trPr>
          <w:trHeight w:val="511"/>
        </w:trPr>
        <w:tc>
          <w:tcPr>
            <w:tcW w:w="2250" w:type="dxa"/>
            <w:vAlign w:val="center"/>
          </w:tcPr>
          <w:p w14:paraId="0EB27C7F" w14:textId="77777777" w:rsidR="00A23D8F" w:rsidRDefault="00A23D8F" w:rsidP="0009002D">
            <w:r>
              <w:t>Creación del documento</w:t>
            </w:r>
          </w:p>
        </w:tc>
        <w:tc>
          <w:tcPr>
            <w:tcW w:w="3699" w:type="dxa"/>
            <w:vAlign w:val="center"/>
          </w:tcPr>
          <w:p w14:paraId="705EDB2B" w14:textId="5D6F43D0" w:rsidR="00A23D8F" w:rsidRDefault="00A23D8F" w:rsidP="0009002D">
            <w:r>
              <w:t>Se estructuro el documento final con la información completa</w:t>
            </w:r>
            <w:r w:rsidR="00AC3EB3">
              <w:t>.</w:t>
            </w:r>
          </w:p>
        </w:tc>
        <w:tc>
          <w:tcPr>
            <w:tcW w:w="2835" w:type="dxa"/>
            <w:vAlign w:val="center"/>
          </w:tcPr>
          <w:p w14:paraId="020AE1F5" w14:textId="171E0822" w:rsidR="00A23D8F" w:rsidRDefault="00A23D8F" w:rsidP="0009002D">
            <w:r w:rsidRPr="0084011A">
              <w:t>M</w:t>
            </w:r>
            <w:r>
              <w:t>ontes</w:t>
            </w:r>
            <w:r w:rsidRPr="0084011A">
              <w:t xml:space="preserve"> S</w:t>
            </w:r>
            <w:r>
              <w:t>ánchez</w:t>
            </w:r>
            <w:r w:rsidRPr="0084011A">
              <w:t xml:space="preserve"> V</w:t>
            </w:r>
            <w:r>
              <w:t xml:space="preserve">ictor </w:t>
            </w:r>
            <w:r w:rsidRPr="0084011A">
              <w:t>H</w:t>
            </w:r>
            <w:r>
              <w:t>ugo</w:t>
            </w:r>
          </w:p>
        </w:tc>
        <w:tc>
          <w:tcPr>
            <w:tcW w:w="1276" w:type="dxa"/>
            <w:vAlign w:val="center"/>
          </w:tcPr>
          <w:p w14:paraId="768B25AE" w14:textId="77777777" w:rsidR="00A23D8F" w:rsidRDefault="00A23D8F" w:rsidP="0009002D">
            <w:r>
              <w:t>1 día</w:t>
            </w:r>
          </w:p>
        </w:tc>
        <w:tc>
          <w:tcPr>
            <w:tcW w:w="1389" w:type="dxa"/>
            <w:vAlign w:val="center"/>
          </w:tcPr>
          <w:p w14:paraId="53316E76" w14:textId="77777777" w:rsidR="00A23D8F" w:rsidRDefault="00A23D8F" w:rsidP="0009002D">
            <w:r>
              <w:t>Semana 3</w:t>
            </w:r>
          </w:p>
        </w:tc>
      </w:tr>
      <w:tr w:rsidR="00A23D8F" w14:paraId="4FE30534" w14:textId="77777777" w:rsidTr="000A6BF9">
        <w:trPr>
          <w:trHeight w:val="490"/>
        </w:trPr>
        <w:tc>
          <w:tcPr>
            <w:tcW w:w="2250" w:type="dxa"/>
            <w:shd w:val="clear" w:color="auto" w:fill="F2F2F2" w:themeFill="background1" w:themeFillShade="F2"/>
            <w:vAlign w:val="center"/>
          </w:tcPr>
          <w:p w14:paraId="606BEC4D" w14:textId="77777777" w:rsidR="00A23D8F" w:rsidRDefault="00A23D8F" w:rsidP="0009002D">
            <w:r>
              <w:t>Redacción del documento</w:t>
            </w:r>
          </w:p>
        </w:tc>
        <w:tc>
          <w:tcPr>
            <w:tcW w:w="3699" w:type="dxa"/>
            <w:shd w:val="clear" w:color="auto" w:fill="F2F2F2" w:themeFill="background1" w:themeFillShade="F2"/>
            <w:vAlign w:val="center"/>
          </w:tcPr>
          <w:p w14:paraId="27553C96" w14:textId="4B3F7B70" w:rsidR="00A23D8F" w:rsidRDefault="00A23D8F" w:rsidP="0009002D">
            <w:r>
              <w:t>Redacto correcciones ortográficas y acomodo de las fuentes de la manera solicitada</w:t>
            </w:r>
            <w:r w:rsidR="00AC3EB3">
              <w:t>.</w:t>
            </w:r>
          </w:p>
        </w:tc>
        <w:tc>
          <w:tcPr>
            <w:tcW w:w="2835" w:type="dxa"/>
            <w:shd w:val="clear" w:color="auto" w:fill="F2F2F2" w:themeFill="background1" w:themeFillShade="F2"/>
            <w:vAlign w:val="center"/>
          </w:tcPr>
          <w:p w14:paraId="0C020E94" w14:textId="77777777" w:rsidR="00A23D8F" w:rsidRDefault="00A23D8F" w:rsidP="0009002D">
            <w:r w:rsidRPr="0084011A">
              <w:t>G</w:t>
            </w:r>
            <w:r>
              <w:t>arcía</w:t>
            </w:r>
            <w:r w:rsidRPr="0084011A">
              <w:t xml:space="preserve"> F</w:t>
            </w:r>
            <w:r>
              <w:t>lores</w:t>
            </w:r>
            <w:r w:rsidRPr="0084011A">
              <w:t xml:space="preserve"> </w:t>
            </w:r>
            <w:r>
              <w:t xml:space="preserve">Jatziri </w:t>
            </w:r>
            <w:r w:rsidRPr="0084011A">
              <w:t xml:space="preserve"> </w:t>
            </w:r>
            <w:r>
              <w:t xml:space="preserve">               </w:t>
            </w:r>
            <w:r w:rsidRPr="0084011A">
              <w:t>R</w:t>
            </w:r>
            <w:r>
              <w:t>amírez</w:t>
            </w:r>
            <w:r w:rsidRPr="0084011A">
              <w:t xml:space="preserve"> S</w:t>
            </w:r>
            <w:r>
              <w:t>uarez</w:t>
            </w:r>
            <w:r w:rsidRPr="0084011A">
              <w:t xml:space="preserve"> V</w:t>
            </w:r>
            <w:r>
              <w:t xml:space="preserve">ictor </w:t>
            </w:r>
            <w:r w:rsidRPr="0084011A">
              <w:t>J</w:t>
            </w:r>
            <w:r>
              <w:t>avier</w:t>
            </w:r>
          </w:p>
        </w:tc>
        <w:tc>
          <w:tcPr>
            <w:tcW w:w="1276" w:type="dxa"/>
            <w:shd w:val="clear" w:color="auto" w:fill="F2F2F2" w:themeFill="background1" w:themeFillShade="F2"/>
            <w:vAlign w:val="center"/>
          </w:tcPr>
          <w:p w14:paraId="45F5ED33" w14:textId="762ACDC0" w:rsidR="00A23D8F" w:rsidRDefault="00A23D8F" w:rsidP="0009002D">
            <w:r>
              <w:t>20 min.</w:t>
            </w:r>
          </w:p>
        </w:tc>
        <w:tc>
          <w:tcPr>
            <w:tcW w:w="1389" w:type="dxa"/>
            <w:shd w:val="clear" w:color="auto" w:fill="F2F2F2" w:themeFill="background1" w:themeFillShade="F2"/>
            <w:vAlign w:val="center"/>
          </w:tcPr>
          <w:p w14:paraId="0699A887" w14:textId="77777777" w:rsidR="00A23D8F" w:rsidRDefault="00A23D8F" w:rsidP="0009002D">
            <w:r>
              <w:t>Semana 3</w:t>
            </w:r>
          </w:p>
        </w:tc>
      </w:tr>
      <w:tr w:rsidR="00A23D8F" w14:paraId="2C454982" w14:textId="77777777" w:rsidTr="000A6BF9">
        <w:trPr>
          <w:trHeight w:val="511"/>
        </w:trPr>
        <w:tc>
          <w:tcPr>
            <w:tcW w:w="2250" w:type="dxa"/>
            <w:vAlign w:val="center"/>
          </w:tcPr>
          <w:p w14:paraId="534B84A4" w14:textId="77777777" w:rsidR="00A23D8F" w:rsidRDefault="00A23D8F" w:rsidP="0009002D">
            <w:r>
              <w:t>Cronograma</w:t>
            </w:r>
          </w:p>
        </w:tc>
        <w:tc>
          <w:tcPr>
            <w:tcW w:w="3699" w:type="dxa"/>
            <w:vAlign w:val="center"/>
          </w:tcPr>
          <w:p w14:paraId="132C5EDF" w14:textId="700A1832" w:rsidR="00A23D8F" w:rsidRDefault="00A23D8F" w:rsidP="0009002D">
            <w:r>
              <w:t>Se elaboro un cronograma de actividades donde planificamos tiempos y fechas</w:t>
            </w:r>
            <w:r w:rsidR="00AC3EB3">
              <w:t>.</w:t>
            </w:r>
          </w:p>
        </w:tc>
        <w:tc>
          <w:tcPr>
            <w:tcW w:w="2835" w:type="dxa"/>
            <w:vAlign w:val="center"/>
          </w:tcPr>
          <w:p w14:paraId="28405BF1" w14:textId="77777777" w:rsidR="00A23D8F" w:rsidRPr="0084011A" w:rsidRDefault="00A23D8F" w:rsidP="0009002D">
            <w:r w:rsidRPr="0084011A">
              <w:t>M</w:t>
            </w:r>
            <w:r>
              <w:t>edina</w:t>
            </w:r>
            <w:r w:rsidRPr="0084011A">
              <w:t xml:space="preserve"> G</w:t>
            </w:r>
            <w:r>
              <w:t>uerrero</w:t>
            </w:r>
            <w:r w:rsidRPr="0084011A">
              <w:t xml:space="preserve"> A</w:t>
            </w:r>
            <w:r>
              <w:t>ldo</w:t>
            </w:r>
            <w:r w:rsidRPr="0084011A">
              <w:t xml:space="preserve">       </w:t>
            </w:r>
            <w:r>
              <w:t xml:space="preserve">                       </w:t>
            </w:r>
            <w:r w:rsidRPr="0084011A">
              <w:t>R</w:t>
            </w:r>
            <w:r>
              <w:t>amírez</w:t>
            </w:r>
            <w:r w:rsidRPr="0084011A">
              <w:t xml:space="preserve"> S</w:t>
            </w:r>
            <w:r>
              <w:t>uarez</w:t>
            </w:r>
            <w:r w:rsidRPr="0084011A">
              <w:t xml:space="preserve"> V</w:t>
            </w:r>
            <w:r>
              <w:t xml:space="preserve">ictor </w:t>
            </w:r>
            <w:r w:rsidRPr="0084011A">
              <w:t>J</w:t>
            </w:r>
            <w:r>
              <w:t>avier</w:t>
            </w:r>
          </w:p>
        </w:tc>
        <w:tc>
          <w:tcPr>
            <w:tcW w:w="1276" w:type="dxa"/>
            <w:vAlign w:val="center"/>
          </w:tcPr>
          <w:p w14:paraId="4813F89A" w14:textId="632430F0" w:rsidR="00A23D8F" w:rsidRDefault="00A23D8F" w:rsidP="0009002D">
            <w:r>
              <w:t>2 días</w:t>
            </w:r>
          </w:p>
        </w:tc>
        <w:tc>
          <w:tcPr>
            <w:tcW w:w="1389" w:type="dxa"/>
            <w:vAlign w:val="center"/>
          </w:tcPr>
          <w:p w14:paraId="413513CC" w14:textId="77777777" w:rsidR="00A23D8F" w:rsidRDefault="00A23D8F" w:rsidP="0009002D">
            <w:r>
              <w:t>Semana 4</w:t>
            </w:r>
          </w:p>
        </w:tc>
      </w:tr>
      <w:tr w:rsidR="00A23D8F" w14:paraId="7D580E75" w14:textId="77777777" w:rsidTr="000A6BF9">
        <w:trPr>
          <w:trHeight w:val="746"/>
        </w:trPr>
        <w:tc>
          <w:tcPr>
            <w:tcW w:w="2250" w:type="dxa"/>
            <w:shd w:val="clear" w:color="auto" w:fill="F2F2F2" w:themeFill="background1" w:themeFillShade="F2"/>
            <w:vAlign w:val="center"/>
          </w:tcPr>
          <w:p w14:paraId="7921D63E" w14:textId="77777777" w:rsidR="00A23D8F" w:rsidRDefault="00A23D8F" w:rsidP="0009002D">
            <w:r>
              <w:t>Primer Entrega</w:t>
            </w:r>
          </w:p>
        </w:tc>
        <w:tc>
          <w:tcPr>
            <w:tcW w:w="3699" w:type="dxa"/>
            <w:shd w:val="clear" w:color="auto" w:fill="F2F2F2" w:themeFill="background1" w:themeFillShade="F2"/>
            <w:vAlign w:val="center"/>
          </w:tcPr>
          <w:p w14:paraId="2224F672" w14:textId="3E753F9C" w:rsidR="00A23D8F" w:rsidRDefault="00A23D8F" w:rsidP="0009002D">
            <w:r>
              <w:t xml:space="preserve">Se hizo entrega del documento en la plataforma de </w:t>
            </w:r>
            <w:proofErr w:type="spellStart"/>
            <w:r>
              <w:t>classroom</w:t>
            </w:r>
            <w:proofErr w:type="spellEnd"/>
            <w:r>
              <w:t xml:space="preserve"> a todos los docentes</w:t>
            </w:r>
            <w:r w:rsidR="00AC3EB3">
              <w:t>.</w:t>
            </w:r>
          </w:p>
        </w:tc>
        <w:tc>
          <w:tcPr>
            <w:tcW w:w="2835" w:type="dxa"/>
            <w:shd w:val="clear" w:color="auto" w:fill="F2F2F2" w:themeFill="background1" w:themeFillShade="F2"/>
            <w:vAlign w:val="center"/>
          </w:tcPr>
          <w:p w14:paraId="7F0F38DE" w14:textId="7E76607E" w:rsidR="00A23D8F" w:rsidRDefault="00A23D8F" w:rsidP="0009002D">
            <w:r w:rsidRPr="0084011A">
              <w:t>G</w:t>
            </w:r>
            <w:r>
              <w:t>arcía</w:t>
            </w:r>
            <w:r w:rsidRPr="0084011A">
              <w:t xml:space="preserve"> F</w:t>
            </w:r>
            <w:r>
              <w:t>lores</w:t>
            </w:r>
            <w:r w:rsidRPr="0084011A">
              <w:t xml:space="preserve"> </w:t>
            </w:r>
            <w:r>
              <w:t>Jatziri</w:t>
            </w:r>
            <w:r w:rsidRPr="0084011A">
              <w:t xml:space="preserve">                                                                                                                                                                                               M</w:t>
            </w:r>
            <w:r>
              <w:t>ontes</w:t>
            </w:r>
            <w:r w:rsidRPr="0084011A">
              <w:t xml:space="preserve"> S</w:t>
            </w:r>
            <w:r>
              <w:t>ánchez</w:t>
            </w:r>
            <w:r w:rsidRPr="0084011A">
              <w:t xml:space="preserve"> V</w:t>
            </w:r>
            <w:r>
              <w:t xml:space="preserve">ictor </w:t>
            </w:r>
            <w:r w:rsidRPr="0084011A">
              <w:t>H</w:t>
            </w:r>
            <w:r>
              <w:t>ugo</w:t>
            </w:r>
          </w:p>
        </w:tc>
        <w:tc>
          <w:tcPr>
            <w:tcW w:w="1276" w:type="dxa"/>
            <w:shd w:val="clear" w:color="auto" w:fill="F2F2F2" w:themeFill="background1" w:themeFillShade="F2"/>
            <w:vAlign w:val="center"/>
          </w:tcPr>
          <w:p w14:paraId="0605AB77" w14:textId="77777777" w:rsidR="00A23D8F" w:rsidRDefault="00A23D8F" w:rsidP="0009002D">
            <w:r>
              <w:t>5 min</w:t>
            </w:r>
          </w:p>
        </w:tc>
        <w:tc>
          <w:tcPr>
            <w:tcW w:w="1389" w:type="dxa"/>
            <w:shd w:val="clear" w:color="auto" w:fill="F2F2F2" w:themeFill="background1" w:themeFillShade="F2"/>
            <w:vAlign w:val="center"/>
          </w:tcPr>
          <w:p w14:paraId="228FAFCD" w14:textId="77777777" w:rsidR="00A23D8F" w:rsidRDefault="00A23D8F" w:rsidP="0009002D">
            <w:r>
              <w:t>Semana 4</w:t>
            </w:r>
          </w:p>
        </w:tc>
      </w:tr>
      <w:tr w:rsidR="00A23D8F" w14:paraId="0D379552" w14:textId="77777777" w:rsidTr="000A6BF9">
        <w:trPr>
          <w:trHeight w:val="982"/>
        </w:trPr>
        <w:tc>
          <w:tcPr>
            <w:tcW w:w="2250" w:type="dxa"/>
            <w:vAlign w:val="center"/>
          </w:tcPr>
          <w:p w14:paraId="362F872E" w14:textId="77777777" w:rsidR="00A23D8F" w:rsidRDefault="00A23D8F" w:rsidP="0009002D">
            <w:r>
              <w:t>Segunda reunión de equipo</w:t>
            </w:r>
          </w:p>
        </w:tc>
        <w:tc>
          <w:tcPr>
            <w:tcW w:w="3699" w:type="dxa"/>
            <w:vAlign w:val="center"/>
          </w:tcPr>
          <w:p w14:paraId="5861C01C" w14:textId="141915B0" w:rsidR="00A23D8F" w:rsidRDefault="00A23D8F" w:rsidP="0009002D">
            <w:r>
              <w:t>Se platico de lo que estuvo mal en la organización para mejorar y preparar una exposición</w:t>
            </w:r>
            <w:r w:rsidR="00AC3EB3">
              <w:t>.</w:t>
            </w:r>
          </w:p>
        </w:tc>
        <w:tc>
          <w:tcPr>
            <w:tcW w:w="2835" w:type="dxa"/>
            <w:vAlign w:val="center"/>
          </w:tcPr>
          <w:p w14:paraId="3913C831" w14:textId="1D8D4CBA" w:rsidR="00A23D8F" w:rsidRDefault="00A23D8F" w:rsidP="0009002D">
            <w:r w:rsidRPr="0084011A">
              <w:t>G</w:t>
            </w:r>
            <w:r>
              <w:t>arcía</w:t>
            </w:r>
            <w:r w:rsidRPr="0084011A">
              <w:t xml:space="preserve"> F</w:t>
            </w:r>
            <w:r>
              <w:t>lores</w:t>
            </w:r>
            <w:r w:rsidRPr="0084011A">
              <w:t xml:space="preserve"> </w:t>
            </w:r>
            <w:r>
              <w:t>Jatziri</w:t>
            </w:r>
            <w:r w:rsidRPr="0084011A">
              <w:t xml:space="preserve">                                                                                                                                                                                               </w:t>
            </w:r>
            <w:r w:rsidR="0083401D" w:rsidRPr="0084011A">
              <w:t xml:space="preserve"> </w:t>
            </w:r>
            <w:r w:rsidR="0083401D" w:rsidRPr="0084011A">
              <w:t>M</w:t>
            </w:r>
            <w:r w:rsidR="0083401D">
              <w:t>ontes</w:t>
            </w:r>
            <w:r w:rsidR="0083401D" w:rsidRPr="0084011A">
              <w:t xml:space="preserve"> S</w:t>
            </w:r>
            <w:r w:rsidR="0083401D">
              <w:t>ánchez</w:t>
            </w:r>
            <w:r w:rsidR="0083401D" w:rsidRPr="0084011A">
              <w:t xml:space="preserve"> V</w:t>
            </w:r>
            <w:r w:rsidR="0083401D">
              <w:t xml:space="preserve">ictor </w:t>
            </w:r>
            <w:r w:rsidR="0083401D" w:rsidRPr="0084011A">
              <w:t>H</w:t>
            </w:r>
            <w:r w:rsidR="0083401D">
              <w:t>ugo</w:t>
            </w:r>
            <w:r w:rsidR="0083401D" w:rsidRPr="0084011A">
              <w:t xml:space="preserve"> </w:t>
            </w:r>
            <w:r w:rsidRPr="0084011A">
              <w:t>R</w:t>
            </w:r>
            <w:r>
              <w:t>amírez</w:t>
            </w:r>
            <w:r w:rsidRPr="0084011A">
              <w:t xml:space="preserve"> S</w:t>
            </w:r>
            <w:r>
              <w:t>uarez</w:t>
            </w:r>
            <w:r w:rsidRPr="0084011A">
              <w:t xml:space="preserve"> V</w:t>
            </w:r>
            <w:r>
              <w:t xml:space="preserve">ictor </w:t>
            </w:r>
            <w:r w:rsidRPr="0084011A">
              <w:t>J</w:t>
            </w:r>
            <w:r>
              <w:t>avier</w:t>
            </w:r>
          </w:p>
        </w:tc>
        <w:tc>
          <w:tcPr>
            <w:tcW w:w="1276" w:type="dxa"/>
            <w:vAlign w:val="center"/>
          </w:tcPr>
          <w:p w14:paraId="46F3C75B" w14:textId="016E8074" w:rsidR="00A23D8F" w:rsidRDefault="00A23D8F" w:rsidP="0009002D">
            <w:r>
              <w:t>35 min</w:t>
            </w:r>
          </w:p>
        </w:tc>
        <w:tc>
          <w:tcPr>
            <w:tcW w:w="1389" w:type="dxa"/>
            <w:vAlign w:val="center"/>
          </w:tcPr>
          <w:p w14:paraId="1133D9CF" w14:textId="77777777" w:rsidR="00A23D8F" w:rsidRDefault="00A23D8F" w:rsidP="0009002D">
            <w:r>
              <w:t>Semana 4</w:t>
            </w:r>
          </w:p>
        </w:tc>
      </w:tr>
      <w:tr w:rsidR="00A23D8F" w14:paraId="1A81FDE6" w14:textId="77777777" w:rsidTr="000A6BF9">
        <w:trPr>
          <w:trHeight w:val="511"/>
        </w:trPr>
        <w:tc>
          <w:tcPr>
            <w:tcW w:w="2250" w:type="dxa"/>
            <w:shd w:val="clear" w:color="auto" w:fill="F2F2F2" w:themeFill="background1" w:themeFillShade="F2"/>
            <w:vAlign w:val="center"/>
          </w:tcPr>
          <w:p w14:paraId="28682A54" w14:textId="37EEC736" w:rsidR="00A23D8F" w:rsidRDefault="00A23D8F" w:rsidP="0009002D">
            <w:r>
              <w:t>Creación de diapositivas</w:t>
            </w:r>
          </w:p>
        </w:tc>
        <w:tc>
          <w:tcPr>
            <w:tcW w:w="3699" w:type="dxa"/>
            <w:shd w:val="clear" w:color="auto" w:fill="F2F2F2" w:themeFill="background1" w:themeFillShade="F2"/>
            <w:vAlign w:val="center"/>
          </w:tcPr>
          <w:p w14:paraId="3F2CB38E" w14:textId="48B3222E" w:rsidR="00A23D8F" w:rsidRDefault="00A23D8F" w:rsidP="0009002D">
            <w:r>
              <w:t>Se creo una exposición donde se explicó de manera rápida el documento</w:t>
            </w:r>
            <w:r w:rsidR="00AC3EB3">
              <w:t>.</w:t>
            </w:r>
          </w:p>
        </w:tc>
        <w:tc>
          <w:tcPr>
            <w:tcW w:w="2835" w:type="dxa"/>
            <w:shd w:val="clear" w:color="auto" w:fill="F2F2F2" w:themeFill="background1" w:themeFillShade="F2"/>
            <w:vAlign w:val="center"/>
          </w:tcPr>
          <w:p w14:paraId="30F11CAA" w14:textId="07428DE7" w:rsidR="00A23D8F" w:rsidRDefault="00A23D8F" w:rsidP="0009002D">
            <w:r w:rsidRPr="0084011A">
              <w:t>G</w:t>
            </w:r>
            <w:r>
              <w:t>arcía</w:t>
            </w:r>
            <w:r w:rsidRPr="0084011A">
              <w:t xml:space="preserve"> F</w:t>
            </w:r>
            <w:r>
              <w:t>lores</w:t>
            </w:r>
            <w:r w:rsidRPr="0084011A">
              <w:t xml:space="preserve"> </w:t>
            </w:r>
            <w:r>
              <w:t>Jatziri</w:t>
            </w:r>
            <w:r w:rsidRPr="0084011A">
              <w:t xml:space="preserve">                                                                                                                                                                                               M</w:t>
            </w:r>
            <w:r>
              <w:t>ontes</w:t>
            </w:r>
            <w:r w:rsidRPr="0084011A">
              <w:t xml:space="preserve"> S</w:t>
            </w:r>
            <w:r>
              <w:t>ánchez</w:t>
            </w:r>
            <w:r w:rsidRPr="0084011A">
              <w:t xml:space="preserve"> V</w:t>
            </w:r>
            <w:r>
              <w:t xml:space="preserve">ictor </w:t>
            </w:r>
            <w:r w:rsidRPr="0084011A">
              <w:t>H</w:t>
            </w:r>
            <w:r>
              <w:t>ugo</w:t>
            </w:r>
          </w:p>
        </w:tc>
        <w:tc>
          <w:tcPr>
            <w:tcW w:w="1276" w:type="dxa"/>
            <w:shd w:val="clear" w:color="auto" w:fill="F2F2F2" w:themeFill="background1" w:themeFillShade="F2"/>
            <w:vAlign w:val="center"/>
          </w:tcPr>
          <w:p w14:paraId="2CE56393" w14:textId="1F4A8D65" w:rsidR="00A23D8F" w:rsidRDefault="00A23D8F" w:rsidP="0009002D">
            <w:r>
              <w:t>2 horas</w:t>
            </w:r>
          </w:p>
        </w:tc>
        <w:tc>
          <w:tcPr>
            <w:tcW w:w="1389" w:type="dxa"/>
            <w:shd w:val="clear" w:color="auto" w:fill="F2F2F2" w:themeFill="background1" w:themeFillShade="F2"/>
            <w:vAlign w:val="center"/>
          </w:tcPr>
          <w:p w14:paraId="7729D29E" w14:textId="77777777" w:rsidR="00A23D8F" w:rsidRDefault="00A23D8F" w:rsidP="0009002D">
            <w:r>
              <w:t>Semana 5</w:t>
            </w:r>
          </w:p>
        </w:tc>
      </w:tr>
      <w:tr w:rsidR="00A23D8F" w14:paraId="61E8A63D" w14:textId="77777777" w:rsidTr="000A6BF9">
        <w:trPr>
          <w:trHeight w:val="982"/>
        </w:trPr>
        <w:tc>
          <w:tcPr>
            <w:tcW w:w="2250" w:type="dxa"/>
            <w:vAlign w:val="center"/>
          </w:tcPr>
          <w:p w14:paraId="07F615D5" w14:textId="5E5D3BA1" w:rsidR="00A23D8F" w:rsidRDefault="00A23D8F" w:rsidP="0009002D">
            <w:r>
              <w:lastRenderedPageBreak/>
              <w:t>Tercera reunión de equipo</w:t>
            </w:r>
          </w:p>
        </w:tc>
        <w:tc>
          <w:tcPr>
            <w:tcW w:w="3699" w:type="dxa"/>
            <w:vAlign w:val="center"/>
          </w:tcPr>
          <w:p w14:paraId="06B0457A" w14:textId="39C58799" w:rsidR="00A23D8F" w:rsidRDefault="00A23D8F" w:rsidP="0009002D">
            <w:r>
              <w:t>Mencionamos lo que podemos implementar a la siguiente entrega y buscamos más fuentes para el documento</w:t>
            </w:r>
          </w:p>
        </w:tc>
        <w:tc>
          <w:tcPr>
            <w:tcW w:w="2835" w:type="dxa"/>
            <w:vAlign w:val="center"/>
          </w:tcPr>
          <w:p w14:paraId="33661C88" w14:textId="55D44313" w:rsidR="00A23D8F" w:rsidRDefault="00A83B2E" w:rsidP="0009002D">
            <w:r w:rsidRPr="0084011A">
              <w:t>G</w:t>
            </w:r>
            <w:r>
              <w:t>arcía</w:t>
            </w:r>
            <w:r w:rsidRPr="0084011A">
              <w:t xml:space="preserve"> F</w:t>
            </w:r>
            <w:r>
              <w:t>lores</w:t>
            </w:r>
            <w:r w:rsidRPr="0084011A">
              <w:t xml:space="preserve"> </w:t>
            </w:r>
            <w:r>
              <w:t>Jatziri</w:t>
            </w:r>
            <w:r w:rsidRPr="0084011A">
              <w:t xml:space="preserve">                                                                                                                                                                                               </w:t>
            </w:r>
            <w:r w:rsidR="0083401D" w:rsidRPr="0084011A">
              <w:t xml:space="preserve"> </w:t>
            </w:r>
            <w:r w:rsidR="0083401D" w:rsidRPr="0084011A">
              <w:t>M</w:t>
            </w:r>
            <w:r w:rsidR="0083401D">
              <w:t>ontes</w:t>
            </w:r>
            <w:r w:rsidR="0083401D" w:rsidRPr="0084011A">
              <w:t xml:space="preserve"> S</w:t>
            </w:r>
            <w:r w:rsidR="0083401D">
              <w:t>ánchez</w:t>
            </w:r>
            <w:r w:rsidR="0083401D" w:rsidRPr="0084011A">
              <w:t xml:space="preserve"> V</w:t>
            </w:r>
            <w:r w:rsidR="0083401D">
              <w:t xml:space="preserve">ictor </w:t>
            </w:r>
            <w:r w:rsidR="0083401D" w:rsidRPr="0084011A">
              <w:t>H</w:t>
            </w:r>
            <w:r w:rsidR="0083401D">
              <w:t>ugo</w:t>
            </w:r>
            <w:r w:rsidR="0083401D" w:rsidRPr="0084011A">
              <w:t xml:space="preserve"> </w:t>
            </w:r>
            <w:r w:rsidRPr="0084011A">
              <w:t>M</w:t>
            </w:r>
            <w:r>
              <w:t>edina</w:t>
            </w:r>
            <w:r w:rsidRPr="0084011A">
              <w:t xml:space="preserve"> G</w:t>
            </w:r>
            <w:r>
              <w:t>uerrero</w:t>
            </w:r>
            <w:r w:rsidRPr="0084011A">
              <w:t xml:space="preserve"> A</w:t>
            </w:r>
            <w:r>
              <w:t>ldo</w:t>
            </w:r>
            <w:r w:rsidRPr="0084011A">
              <w:t xml:space="preserve">       </w:t>
            </w:r>
            <w:r>
              <w:t xml:space="preserve">                       </w:t>
            </w:r>
            <w:r w:rsidRPr="0084011A">
              <w:t>R</w:t>
            </w:r>
            <w:r>
              <w:t>amírez</w:t>
            </w:r>
            <w:r w:rsidRPr="0084011A">
              <w:t xml:space="preserve"> S</w:t>
            </w:r>
            <w:r>
              <w:t>uarez</w:t>
            </w:r>
            <w:r w:rsidRPr="0084011A">
              <w:t xml:space="preserve"> V</w:t>
            </w:r>
            <w:r>
              <w:t xml:space="preserve">ictor </w:t>
            </w:r>
            <w:r w:rsidRPr="0084011A">
              <w:t>J</w:t>
            </w:r>
            <w:r>
              <w:t>avier</w:t>
            </w:r>
          </w:p>
        </w:tc>
        <w:tc>
          <w:tcPr>
            <w:tcW w:w="1276" w:type="dxa"/>
            <w:vAlign w:val="center"/>
          </w:tcPr>
          <w:p w14:paraId="6F61649F" w14:textId="1F24DDE7" w:rsidR="00A23D8F" w:rsidRDefault="00A23D8F" w:rsidP="0009002D">
            <w:r>
              <w:t>30 min</w:t>
            </w:r>
          </w:p>
        </w:tc>
        <w:tc>
          <w:tcPr>
            <w:tcW w:w="1389" w:type="dxa"/>
            <w:vAlign w:val="center"/>
          </w:tcPr>
          <w:p w14:paraId="065E1217" w14:textId="77777777" w:rsidR="00A23D8F" w:rsidRDefault="00A23D8F" w:rsidP="0009002D">
            <w:r>
              <w:t>Semana 5</w:t>
            </w:r>
          </w:p>
        </w:tc>
      </w:tr>
      <w:tr w:rsidR="00A23D8F" w14:paraId="55B23046" w14:textId="77777777" w:rsidTr="000A6BF9">
        <w:trPr>
          <w:trHeight w:val="511"/>
        </w:trPr>
        <w:tc>
          <w:tcPr>
            <w:tcW w:w="2250" w:type="dxa"/>
            <w:shd w:val="clear" w:color="auto" w:fill="F2F2F2" w:themeFill="background1" w:themeFillShade="F2"/>
            <w:vAlign w:val="center"/>
          </w:tcPr>
          <w:p w14:paraId="353E609B" w14:textId="69EFD8F0" w:rsidR="00A23D8F" w:rsidRDefault="00A23D8F" w:rsidP="0009002D">
            <w:r>
              <w:t>Corrección del primer avance</w:t>
            </w:r>
          </w:p>
        </w:tc>
        <w:tc>
          <w:tcPr>
            <w:tcW w:w="3699" w:type="dxa"/>
            <w:shd w:val="clear" w:color="auto" w:fill="F2F2F2" w:themeFill="background1" w:themeFillShade="F2"/>
            <w:vAlign w:val="center"/>
          </w:tcPr>
          <w:p w14:paraId="350CEA1C" w14:textId="31625FA8" w:rsidR="00A23D8F" w:rsidRDefault="00A23D8F" w:rsidP="0009002D">
            <w:r>
              <w:t>Errores mínimos en la gramática del documento</w:t>
            </w:r>
          </w:p>
        </w:tc>
        <w:tc>
          <w:tcPr>
            <w:tcW w:w="2835" w:type="dxa"/>
            <w:shd w:val="clear" w:color="auto" w:fill="F2F2F2" w:themeFill="background1" w:themeFillShade="F2"/>
            <w:vAlign w:val="center"/>
          </w:tcPr>
          <w:p w14:paraId="4B7DF8CE" w14:textId="77777777" w:rsidR="00A23D8F" w:rsidRDefault="00A23D8F" w:rsidP="0009002D">
            <w:r w:rsidRPr="0084011A">
              <w:t>R</w:t>
            </w:r>
            <w:r>
              <w:t>amírez</w:t>
            </w:r>
            <w:r w:rsidRPr="0084011A">
              <w:t xml:space="preserve"> S</w:t>
            </w:r>
            <w:r>
              <w:t>uarez</w:t>
            </w:r>
            <w:r w:rsidRPr="0084011A">
              <w:t xml:space="preserve"> V</w:t>
            </w:r>
            <w:r>
              <w:t xml:space="preserve">ictor </w:t>
            </w:r>
            <w:r w:rsidRPr="0084011A">
              <w:t>J</w:t>
            </w:r>
            <w:r>
              <w:t>avier</w:t>
            </w:r>
          </w:p>
        </w:tc>
        <w:tc>
          <w:tcPr>
            <w:tcW w:w="1276" w:type="dxa"/>
            <w:shd w:val="clear" w:color="auto" w:fill="F2F2F2" w:themeFill="background1" w:themeFillShade="F2"/>
            <w:vAlign w:val="center"/>
          </w:tcPr>
          <w:p w14:paraId="3ABEDF5D" w14:textId="77777777" w:rsidR="00A23D8F" w:rsidRDefault="00A23D8F" w:rsidP="0009002D">
            <w:r>
              <w:t>5 min</w:t>
            </w:r>
          </w:p>
        </w:tc>
        <w:tc>
          <w:tcPr>
            <w:tcW w:w="1389" w:type="dxa"/>
            <w:shd w:val="clear" w:color="auto" w:fill="F2F2F2" w:themeFill="background1" w:themeFillShade="F2"/>
            <w:vAlign w:val="center"/>
          </w:tcPr>
          <w:p w14:paraId="478BB52C" w14:textId="77777777" w:rsidR="00A23D8F" w:rsidRDefault="00A23D8F" w:rsidP="0009002D">
            <w:r>
              <w:t>Semana 5</w:t>
            </w:r>
          </w:p>
        </w:tc>
      </w:tr>
      <w:tr w:rsidR="00A23D8F" w14:paraId="0662E99A" w14:textId="77777777" w:rsidTr="000A6BF9">
        <w:trPr>
          <w:trHeight w:val="910"/>
        </w:trPr>
        <w:tc>
          <w:tcPr>
            <w:tcW w:w="2250" w:type="dxa"/>
            <w:vAlign w:val="center"/>
          </w:tcPr>
          <w:p w14:paraId="2FF2DEB9" w14:textId="25FC7C29" w:rsidR="00A23D8F" w:rsidRDefault="00A23D8F" w:rsidP="0009002D">
            <w:r>
              <w:t>Diagnóstico y planeación para la segunda entrega</w:t>
            </w:r>
          </w:p>
        </w:tc>
        <w:tc>
          <w:tcPr>
            <w:tcW w:w="3699" w:type="dxa"/>
            <w:vAlign w:val="center"/>
          </w:tcPr>
          <w:p w14:paraId="13572B43" w14:textId="6233F959" w:rsidR="00A23D8F" w:rsidRDefault="00A23D8F" w:rsidP="0009002D">
            <w:r>
              <w:t>Definimos las actividades y elegimos el orden para hacerlas especificando más el municipio</w:t>
            </w:r>
          </w:p>
        </w:tc>
        <w:tc>
          <w:tcPr>
            <w:tcW w:w="2835" w:type="dxa"/>
            <w:vAlign w:val="center"/>
          </w:tcPr>
          <w:p w14:paraId="12236AD5" w14:textId="0E0651CA" w:rsidR="00A23D8F" w:rsidRDefault="00A83B2E" w:rsidP="0009002D">
            <w:r w:rsidRPr="0084011A">
              <w:t>G</w:t>
            </w:r>
            <w:r>
              <w:t>arcía</w:t>
            </w:r>
            <w:r w:rsidRPr="0084011A">
              <w:t xml:space="preserve"> F</w:t>
            </w:r>
            <w:r>
              <w:t>lores</w:t>
            </w:r>
            <w:r w:rsidRPr="0084011A">
              <w:t xml:space="preserve"> </w:t>
            </w:r>
            <w:r>
              <w:t>Jatziri</w:t>
            </w:r>
            <w:r w:rsidRPr="0084011A">
              <w:t xml:space="preserve">                                                                                                                                                                                               </w:t>
            </w:r>
            <w:r w:rsidR="0083401D" w:rsidRPr="0084011A">
              <w:t xml:space="preserve"> </w:t>
            </w:r>
            <w:r w:rsidR="0083401D" w:rsidRPr="0084011A">
              <w:t>M</w:t>
            </w:r>
            <w:r w:rsidR="0083401D">
              <w:t>ontes</w:t>
            </w:r>
            <w:r w:rsidR="0083401D" w:rsidRPr="0084011A">
              <w:t xml:space="preserve"> S</w:t>
            </w:r>
            <w:r w:rsidR="0083401D">
              <w:t>ánchez</w:t>
            </w:r>
            <w:r w:rsidR="0083401D" w:rsidRPr="0084011A">
              <w:t xml:space="preserve"> V</w:t>
            </w:r>
            <w:r w:rsidR="0083401D">
              <w:t xml:space="preserve">ictor </w:t>
            </w:r>
            <w:r w:rsidR="0083401D" w:rsidRPr="0084011A">
              <w:t>H</w:t>
            </w:r>
            <w:r w:rsidR="0083401D">
              <w:t>ugo</w:t>
            </w:r>
            <w:r w:rsidR="0083401D" w:rsidRPr="0084011A">
              <w:t xml:space="preserve"> </w:t>
            </w:r>
            <w:r w:rsidRPr="0084011A">
              <w:t>R</w:t>
            </w:r>
            <w:r>
              <w:t>amírez</w:t>
            </w:r>
            <w:r w:rsidRPr="0084011A">
              <w:t xml:space="preserve"> S</w:t>
            </w:r>
            <w:r>
              <w:t>uarez</w:t>
            </w:r>
            <w:r w:rsidRPr="0084011A">
              <w:t xml:space="preserve"> V</w:t>
            </w:r>
            <w:r>
              <w:t xml:space="preserve">ictor </w:t>
            </w:r>
            <w:r w:rsidRPr="0084011A">
              <w:t>J</w:t>
            </w:r>
            <w:r>
              <w:t>avier</w:t>
            </w:r>
          </w:p>
        </w:tc>
        <w:tc>
          <w:tcPr>
            <w:tcW w:w="1276" w:type="dxa"/>
            <w:vAlign w:val="center"/>
          </w:tcPr>
          <w:p w14:paraId="73C61769" w14:textId="77777777" w:rsidR="00A23D8F" w:rsidRDefault="00A23D8F" w:rsidP="0009002D">
            <w:r>
              <w:t>1 hora</w:t>
            </w:r>
          </w:p>
        </w:tc>
        <w:tc>
          <w:tcPr>
            <w:tcW w:w="1389" w:type="dxa"/>
            <w:vAlign w:val="center"/>
          </w:tcPr>
          <w:p w14:paraId="117D1387" w14:textId="77777777" w:rsidR="00A23D8F" w:rsidRDefault="00A23D8F" w:rsidP="0009002D">
            <w:r>
              <w:t>Semana 6</w:t>
            </w:r>
          </w:p>
        </w:tc>
      </w:tr>
      <w:tr w:rsidR="00A23D8F" w14:paraId="5CC81BC7" w14:textId="77777777" w:rsidTr="000A6BF9">
        <w:trPr>
          <w:trHeight w:val="255"/>
        </w:trPr>
        <w:tc>
          <w:tcPr>
            <w:tcW w:w="2250" w:type="dxa"/>
            <w:shd w:val="clear" w:color="auto" w:fill="F2F2F2" w:themeFill="background1" w:themeFillShade="F2"/>
            <w:vAlign w:val="center"/>
          </w:tcPr>
          <w:p w14:paraId="1BA87E55" w14:textId="77777777" w:rsidR="00A23D8F" w:rsidRDefault="00A23D8F" w:rsidP="0009002D">
            <w:r>
              <w:t>Integración de las UCAS con el PP</w:t>
            </w:r>
          </w:p>
        </w:tc>
        <w:tc>
          <w:tcPr>
            <w:tcW w:w="3699" w:type="dxa"/>
            <w:shd w:val="clear" w:color="auto" w:fill="F2F2F2" w:themeFill="background1" w:themeFillShade="F2"/>
            <w:vAlign w:val="center"/>
          </w:tcPr>
          <w:p w14:paraId="2A033E00" w14:textId="77777777" w:rsidR="00A23D8F" w:rsidRDefault="00A23D8F" w:rsidP="0009002D">
            <w:r>
              <w:t>Cada uno vio la relación de aplicar lo aprendido en cada área al PP</w:t>
            </w:r>
          </w:p>
        </w:tc>
        <w:tc>
          <w:tcPr>
            <w:tcW w:w="2835" w:type="dxa"/>
            <w:shd w:val="clear" w:color="auto" w:fill="F2F2F2" w:themeFill="background1" w:themeFillShade="F2"/>
            <w:vAlign w:val="center"/>
          </w:tcPr>
          <w:p w14:paraId="596E458A" w14:textId="000FD8EB" w:rsidR="00A23D8F" w:rsidRDefault="00A83B2E" w:rsidP="0009002D">
            <w:r w:rsidRPr="0084011A">
              <w:t>G</w:t>
            </w:r>
            <w:r>
              <w:t>arcía</w:t>
            </w:r>
            <w:r w:rsidRPr="0084011A">
              <w:t xml:space="preserve"> F</w:t>
            </w:r>
            <w:r>
              <w:t>lores</w:t>
            </w:r>
            <w:r w:rsidRPr="0084011A">
              <w:t xml:space="preserve"> </w:t>
            </w:r>
            <w:r>
              <w:t>Jatziri</w:t>
            </w:r>
            <w:r w:rsidRPr="0084011A">
              <w:t xml:space="preserve">                                                                                                                                                                                               </w:t>
            </w:r>
            <w:r w:rsidR="0083401D" w:rsidRPr="0084011A">
              <w:t xml:space="preserve"> </w:t>
            </w:r>
            <w:r w:rsidR="0083401D" w:rsidRPr="0084011A">
              <w:t>M</w:t>
            </w:r>
            <w:r w:rsidR="0083401D">
              <w:t>ontes</w:t>
            </w:r>
            <w:r w:rsidR="0083401D" w:rsidRPr="0084011A">
              <w:t xml:space="preserve"> S</w:t>
            </w:r>
            <w:r w:rsidR="0083401D">
              <w:t>ánchez</w:t>
            </w:r>
            <w:r w:rsidR="0083401D" w:rsidRPr="0084011A">
              <w:t xml:space="preserve"> V</w:t>
            </w:r>
            <w:r w:rsidR="0083401D">
              <w:t xml:space="preserve">ictor </w:t>
            </w:r>
            <w:r w:rsidR="0083401D" w:rsidRPr="0084011A">
              <w:t>H</w:t>
            </w:r>
            <w:r w:rsidR="0083401D">
              <w:t>ugo</w:t>
            </w:r>
            <w:r w:rsidR="0083401D" w:rsidRPr="0084011A">
              <w:t xml:space="preserve"> </w:t>
            </w:r>
            <w:r w:rsidRPr="0084011A">
              <w:t>R</w:t>
            </w:r>
            <w:r>
              <w:t>amírez</w:t>
            </w:r>
            <w:r w:rsidRPr="0084011A">
              <w:t xml:space="preserve"> S</w:t>
            </w:r>
            <w:r>
              <w:t>uarez</w:t>
            </w:r>
            <w:r w:rsidRPr="0084011A">
              <w:t xml:space="preserve"> V</w:t>
            </w:r>
            <w:r>
              <w:t xml:space="preserve">ictor </w:t>
            </w:r>
            <w:r w:rsidRPr="0084011A">
              <w:t>J</w:t>
            </w:r>
            <w:r>
              <w:t>avier</w:t>
            </w:r>
          </w:p>
        </w:tc>
        <w:tc>
          <w:tcPr>
            <w:tcW w:w="1276" w:type="dxa"/>
            <w:shd w:val="clear" w:color="auto" w:fill="F2F2F2" w:themeFill="background1" w:themeFillShade="F2"/>
            <w:vAlign w:val="center"/>
          </w:tcPr>
          <w:p w14:paraId="766E9A2B" w14:textId="08B7F560" w:rsidR="00A23D8F" w:rsidRDefault="00A23D8F" w:rsidP="0009002D">
            <w:r>
              <w:t>4 días</w:t>
            </w:r>
          </w:p>
        </w:tc>
        <w:tc>
          <w:tcPr>
            <w:tcW w:w="1389" w:type="dxa"/>
            <w:shd w:val="clear" w:color="auto" w:fill="F2F2F2" w:themeFill="background1" w:themeFillShade="F2"/>
            <w:vAlign w:val="center"/>
          </w:tcPr>
          <w:p w14:paraId="0C1D5810" w14:textId="77777777" w:rsidR="00A23D8F" w:rsidRDefault="00A23D8F" w:rsidP="0009002D">
            <w:r>
              <w:t>Semana 7</w:t>
            </w:r>
          </w:p>
        </w:tc>
      </w:tr>
      <w:tr w:rsidR="00A23D8F" w14:paraId="0C36CDF8" w14:textId="77777777" w:rsidTr="000A6BF9">
        <w:trPr>
          <w:trHeight w:val="511"/>
        </w:trPr>
        <w:tc>
          <w:tcPr>
            <w:tcW w:w="2250" w:type="dxa"/>
            <w:vAlign w:val="center"/>
          </w:tcPr>
          <w:p w14:paraId="03DE8374" w14:textId="7EF1BDF8" w:rsidR="00A23D8F" w:rsidRDefault="00A23D8F" w:rsidP="0009002D">
            <w:proofErr w:type="spellStart"/>
            <w:r>
              <w:t>Padlet</w:t>
            </w:r>
            <w:proofErr w:type="spellEnd"/>
          </w:p>
        </w:tc>
        <w:tc>
          <w:tcPr>
            <w:tcW w:w="3699" w:type="dxa"/>
            <w:vAlign w:val="center"/>
          </w:tcPr>
          <w:p w14:paraId="0A65AAAC" w14:textId="1B11CFDA" w:rsidR="00A23D8F" w:rsidRDefault="00A23D8F" w:rsidP="0009002D">
            <w:r>
              <w:t xml:space="preserve">Investigación básica de como usaremos de manera ágil el </w:t>
            </w:r>
            <w:proofErr w:type="spellStart"/>
            <w:r>
              <w:t>padlet</w:t>
            </w:r>
            <w:proofErr w:type="spellEnd"/>
          </w:p>
        </w:tc>
        <w:tc>
          <w:tcPr>
            <w:tcW w:w="2835" w:type="dxa"/>
            <w:vAlign w:val="center"/>
          </w:tcPr>
          <w:p w14:paraId="79513E6E" w14:textId="144D176E" w:rsidR="00A23D8F" w:rsidRDefault="00A83B2E" w:rsidP="0009002D">
            <w:r w:rsidRPr="0084011A">
              <w:t>G</w:t>
            </w:r>
            <w:r>
              <w:t>arcía</w:t>
            </w:r>
            <w:r w:rsidRPr="0084011A">
              <w:t xml:space="preserve"> F</w:t>
            </w:r>
            <w:r>
              <w:t>lores</w:t>
            </w:r>
            <w:r w:rsidRPr="0084011A">
              <w:t xml:space="preserve"> </w:t>
            </w:r>
            <w:r>
              <w:t>Jatziri</w:t>
            </w:r>
            <w:r w:rsidRPr="0084011A">
              <w:t xml:space="preserve">                                                                                                                                                                                               M</w:t>
            </w:r>
            <w:r>
              <w:t>edina</w:t>
            </w:r>
            <w:r w:rsidRPr="0084011A">
              <w:t xml:space="preserve"> G</w:t>
            </w:r>
            <w:r>
              <w:t>uerrero</w:t>
            </w:r>
            <w:r w:rsidRPr="0084011A">
              <w:t xml:space="preserve"> A</w:t>
            </w:r>
            <w:r>
              <w:t>ldo</w:t>
            </w:r>
          </w:p>
        </w:tc>
        <w:tc>
          <w:tcPr>
            <w:tcW w:w="1276" w:type="dxa"/>
            <w:vAlign w:val="center"/>
          </w:tcPr>
          <w:p w14:paraId="3CD4F9C6" w14:textId="6C88893C" w:rsidR="00A23D8F" w:rsidRDefault="00A23D8F" w:rsidP="0009002D">
            <w:r>
              <w:t>4 días</w:t>
            </w:r>
          </w:p>
        </w:tc>
        <w:tc>
          <w:tcPr>
            <w:tcW w:w="1389" w:type="dxa"/>
            <w:vAlign w:val="center"/>
          </w:tcPr>
          <w:p w14:paraId="517EE57D" w14:textId="77777777" w:rsidR="00A23D8F" w:rsidRDefault="00A23D8F" w:rsidP="0009002D">
            <w:r>
              <w:t>Semana 8</w:t>
            </w:r>
          </w:p>
        </w:tc>
      </w:tr>
      <w:tr w:rsidR="00A23D8F" w14:paraId="62D9B467" w14:textId="77777777" w:rsidTr="000A6BF9">
        <w:trPr>
          <w:trHeight w:val="746"/>
        </w:trPr>
        <w:tc>
          <w:tcPr>
            <w:tcW w:w="2250" w:type="dxa"/>
            <w:shd w:val="clear" w:color="auto" w:fill="F2F2F2" w:themeFill="background1" w:themeFillShade="F2"/>
            <w:vAlign w:val="center"/>
          </w:tcPr>
          <w:p w14:paraId="2D88699A" w14:textId="155FA24F" w:rsidR="00A23D8F" w:rsidRDefault="00A23D8F" w:rsidP="0009002D">
            <w:r>
              <w:t>Definición de roles</w:t>
            </w:r>
          </w:p>
        </w:tc>
        <w:tc>
          <w:tcPr>
            <w:tcW w:w="3699" w:type="dxa"/>
            <w:shd w:val="clear" w:color="auto" w:fill="F2F2F2" w:themeFill="background1" w:themeFillShade="F2"/>
            <w:vAlign w:val="center"/>
          </w:tcPr>
          <w:p w14:paraId="65480FDC" w14:textId="10E26873" w:rsidR="00A23D8F" w:rsidRDefault="00A23D8F" w:rsidP="0009002D">
            <w:r>
              <w:t>Se planteo quien iba a ser el científico, el analista y el ingeniero de datos</w:t>
            </w:r>
          </w:p>
        </w:tc>
        <w:tc>
          <w:tcPr>
            <w:tcW w:w="2835" w:type="dxa"/>
            <w:shd w:val="clear" w:color="auto" w:fill="F2F2F2" w:themeFill="background1" w:themeFillShade="F2"/>
            <w:vAlign w:val="center"/>
          </w:tcPr>
          <w:p w14:paraId="18955FBD" w14:textId="7C77D1B6" w:rsidR="00A23D8F" w:rsidRDefault="00A83B2E" w:rsidP="0009002D">
            <w:r w:rsidRPr="0084011A">
              <w:t>G</w:t>
            </w:r>
            <w:r>
              <w:t>arcía</w:t>
            </w:r>
            <w:r w:rsidRPr="0084011A">
              <w:t xml:space="preserve"> F</w:t>
            </w:r>
            <w:r>
              <w:t>lores</w:t>
            </w:r>
            <w:r w:rsidRPr="0084011A">
              <w:t xml:space="preserve"> </w:t>
            </w:r>
            <w:r>
              <w:t>Jatziri</w:t>
            </w:r>
            <w:r w:rsidRPr="0084011A">
              <w:t xml:space="preserve">                                                                                                                                                                                               </w:t>
            </w:r>
            <w:r w:rsidR="0083401D" w:rsidRPr="0084011A">
              <w:t xml:space="preserve"> </w:t>
            </w:r>
            <w:r w:rsidR="0083401D" w:rsidRPr="0084011A">
              <w:t>M</w:t>
            </w:r>
            <w:r w:rsidR="0083401D">
              <w:t>ontes</w:t>
            </w:r>
            <w:r w:rsidR="0083401D" w:rsidRPr="0084011A">
              <w:t xml:space="preserve"> S</w:t>
            </w:r>
            <w:r w:rsidR="0083401D">
              <w:t>ánchez</w:t>
            </w:r>
            <w:r w:rsidR="0083401D" w:rsidRPr="0084011A">
              <w:t xml:space="preserve"> V</w:t>
            </w:r>
            <w:r w:rsidR="0083401D">
              <w:t xml:space="preserve">ictor </w:t>
            </w:r>
            <w:r w:rsidR="0083401D" w:rsidRPr="0084011A">
              <w:t>H</w:t>
            </w:r>
            <w:r w:rsidR="0083401D">
              <w:t>ugo</w:t>
            </w:r>
            <w:r w:rsidR="0083401D" w:rsidRPr="0084011A">
              <w:t xml:space="preserve"> </w:t>
            </w:r>
            <w:r w:rsidRPr="0084011A">
              <w:t>R</w:t>
            </w:r>
            <w:r>
              <w:t>amírez</w:t>
            </w:r>
            <w:r w:rsidRPr="0084011A">
              <w:t xml:space="preserve"> S</w:t>
            </w:r>
            <w:r>
              <w:t>uarez</w:t>
            </w:r>
            <w:r w:rsidRPr="0084011A">
              <w:t xml:space="preserve"> V</w:t>
            </w:r>
            <w:r>
              <w:t xml:space="preserve">ictor </w:t>
            </w:r>
            <w:r w:rsidRPr="0084011A">
              <w:t>J</w:t>
            </w:r>
            <w:r>
              <w:t>avier</w:t>
            </w:r>
          </w:p>
        </w:tc>
        <w:tc>
          <w:tcPr>
            <w:tcW w:w="1276" w:type="dxa"/>
            <w:shd w:val="clear" w:color="auto" w:fill="F2F2F2" w:themeFill="background1" w:themeFillShade="F2"/>
            <w:vAlign w:val="center"/>
          </w:tcPr>
          <w:p w14:paraId="35868FF5" w14:textId="77777777" w:rsidR="00A23D8F" w:rsidRDefault="00A23D8F" w:rsidP="0009002D">
            <w:r>
              <w:t>10 min</w:t>
            </w:r>
          </w:p>
        </w:tc>
        <w:tc>
          <w:tcPr>
            <w:tcW w:w="1389" w:type="dxa"/>
            <w:shd w:val="clear" w:color="auto" w:fill="F2F2F2" w:themeFill="background1" w:themeFillShade="F2"/>
            <w:vAlign w:val="center"/>
          </w:tcPr>
          <w:p w14:paraId="064D699F" w14:textId="77777777" w:rsidR="00A23D8F" w:rsidRDefault="00A23D8F" w:rsidP="0009002D">
            <w:r>
              <w:t>Semana 8</w:t>
            </w:r>
          </w:p>
        </w:tc>
      </w:tr>
      <w:tr w:rsidR="00A23D8F" w14:paraId="2E8D3B0A" w14:textId="77777777" w:rsidTr="000A6BF9">
        <w:trPr>
          <w:trHeight w:val="255"/>
        </w:trPr>
        <w:tc>
          <w:tcPr>
            <w:tcW w:w="2250" w:type="dxa"/>
            <w:vAlign w:val="center"/>
          </w:tcPr>
          <w:p w14:paraId="54EAC3BC" w14:textId="77777777" w:rsidR="00A23D8F" w:rsidRDefault="00A23D8F" w:rsidP="0009002D">
            <w:r>
              <w:t>Plan de trabajo</w:t>
            </w:r>
          </w:p>
        </w:tc>
        <w:tc>
          <w:tcPr>
            <w:tcW w:w="3699" w:type="dxa"/>
            <w:vAlign w:val="center"/>
          </w:tcPr>
          <w:p w14:paraId="4D63E7DA" w14:textId="77777777" w:rsidR="00A23D8F" w:rsidRDefault="00A23D8F" w:rsidP="0009002D">
            <w:r>
              <w:t>Se hizo una tabla de organización mencionando las actividades hechas durante el PP</w:t>
            </w:r>
          </w:p>
        </w:tc>
        <w:tc>
          <w:tcPr>
            <w:tcW w:w="2835" w:type="dxa"/>
            <w:vAlign w:val="center"/>
          </w:tcPr>
          <w:p w14:paraId="0CC266E6" w14:textId="7067508F" w:rsidR="00A23D8F" w:rsidRPr="0084011A" w:rsidRDefault="00A23D8F" w:rsidP="0009002D">
            <w:r w:rsidRPr="0084011A">
              <w:t>M</w:t>
            </w:r>
            <w:r>
              <w:t>ontes</w:t>
            </w:r>
            <w:r w:rsidRPr="0084011A">
              <w:t xml:space="preserve"> S</w:t>
            </w:r>
            <w:r>
              <w:t>ánchez</w:t>
            </w:r>
            <w:r w:rsidRPr="0084011A">
              <w:t xml:space="preserve"> V</w:t>
            </w:r>
            <w:r>
              <w:t xml:space="preserve">ictor </w:t>
            </w:r>
            <w:r w:rsidRPr="0084011A">
              <w:t>H</w:t>
            </w:r>
            <w:r>
              <w:t>ugo</w:t>
            </w:r>
          </w:p>
        </w:tc>
        <w:tc>
          <w:tcPr>
            <w:tcW w:w="1276" w:type="dxa"/>
            <w:vAlign w:val="center"/>
          </w:tcPr>
          <w:p w14:paraId="18F22AB9" w14:textId="77777777" w:rsidR="00A23D8F" w:rsidRDefault="00A23D8F" w:rsidP="0009002D">
            <w:r>
              <w:t>40 min</w:t>
            </w:r>
          </w:p>
        </w:tc>
        <w:tc>
          <w:tcPr>
            <w:tcW w:w="1389" w:type="dxa"/>
            <w:vAlign w:val="center"/>
          </w:tcPr>
          <w:p w14:paraId="1D5DB248" w14:textId="77777777" w:rsidR="00A23D8F" w:rsidRDefault="00A23D8F" w:rsidP="0009002D">
            <w:r>
              <w:t>Semana 9</w:t>
            </w:r>
          </w:p>
        </w:tc>
      </w:tr>
      <w:tr w:rsidR="00A23D8F" w14:paraId="1CF7EF13" w14:textId="77777777" w:rsidTr="000A6BF9">
        <w:trPr>
          <w:trHeight w:val="490"/>
        </w:trPr>
        <w:tc>
          <w:tcPr>
            <w:tcW w:w="2250" w:type="dxa"/>
            <w:shd w:val="clear" w:color="auto" w:fill="F2F2F2" w:themeFill="background1" w:themeFillShade="F2"/>
            <w:vAlign w:val="center"/>
          </w:tcPr>
          <w:p w14:paraId="7B1EC206" w14:textId="58CDBCA6" w:rsidR="00A23D8F" w:rsidRDefault="00A23D8F" w:rsidP="0009002D">
            <w:r>
              <w:t>Estructura de documento</w:t>
            </w:r>
          </w:p>
        </w:tc>
        <w:tc>
          <w:tcPr>
            <w:tcW w:w="3699" w:type="dxa"/>
            <w:shd w:val="clear" w:color="auto" w:fill="F2F2F2" w:themeFill="background1" w:themeFillShade="F2"/>
            <w:vAlign w:val="center"/>
          </w:tcPr>
          <w:p w14:paraId="660666C0" w14:textId="67CB00F9" w:rsidR="00A23D8F" w:rsidRDefault="00A23D8F" w:rsidP="0009002D">
            <w:r>
              <w:t>Se estructuro el documento del primer avance agregando lo solicitado para esta entrega</w:t>
            </w:r>
          </w:p>
        </w:tc>
        <w:tc>
          <w:tcPr>
            <w:tcW w:w="2835" w:type="dxa"/>
            <w:shd w:val="clear" w:color="auto" w:fill="F2F2F2" w:themeFill="background1" w:themeFillShade="F2"/>
            <w:vAlign w:val="center"/>
          </w:tcPr>
          <w:p w14:paraId="1EA0B648" w14:textId="468A6C8B" w:rsidR="00A23D8F" w:rsidRPr="0084011A" w:rsidRDefault="00A83B2E" w:rsidP="0009002D">
            <w:r w:rsidRPr="0084011A">
              <w:t>M</w:t>
            </w:r>
            <w:r>
              <w:t>ontes</w:t>
            </w:r>
            <w:r w:rsidRPr="0084011A">
              <w:t xml:space="preserve"> S</w:t>
            </w:r>
            <w:r>
              <w:t>ánchez</w:t>
            </w:r>
            <w:r w:rsidRPr="0084011A">
              <w:t xml:space="preserve"> V</w:t>
            </w:r>
            <w:r>
              <w:t xml:space="preserve">ictor </w:t>
            </w:r>
            <w:r w:rsidRPr="0084011A">
              <w:t>H</w:t>
            </w:r>
            <w:r>
              <w:t>ugo</w:t>
            </w:r>
            <w:r w:rsidRPr="0084011A">
              <w:t xml:space="preserve">                                                                                                                                                                                                                    R</w:t>
            </w:r>
            <w:r>
              <w:t>amírez</w:t>
            </w:r>
            <w:r w:rsidRPr="0084011A">
              <w:t xml:space="preserve"> S</w:t>
            </w:r>
            <w:r>
              <w:t>uarez</w:t>
            </w:r>
            <w:r w:rsidRPr="0084011A">
              <w:t xml:space="preserve"> V</w:t>
            </w:r>
            <w:r>
              <w:t xml:space="preserve">ictor </w:t>
            </w:r>
            <w:r w:rsidRPr="0084011A">
              <w:t>J</w:t>
            </w:r>
            <w:r>
              <w:t>avier</w:t>
            </w:r>
          </w:p>
        </w:tc>
        <w:tc>
          <w:tcPr>
            <w:tcW w:w="1276" w:type="dxa"/>
            <w:shd w:val="clear" w:color="auto" w:fill="F2F2F2" w:themeFill="background1" w:themeFillShade="F2"/>
            <w:vAlign w:val="center"/>
          </w:tcPr>
          <w:p w14:paraId="167DBC87" w14:textId="4772EE3B" w:rsidR="00A23D8F" w:rsidRDefault="00A23D8F" w:rsidP="0009002D">
            <w:r>
              <w:t>1 hora</w:t>
            </w:r>
          </w:p>
        </w:tc>
        <w:tc>
          <w:tcPr>
            <w:tcW w:w="1389" w:type="dxa"/>
            <w:shd w:val="clear" w:color="auto" w:fill="F2F2F2" w:themeFill="background1" w:themeFillShade="F2"/>
            <w:vAlign w:val="center"/>
          </w:tcPr>
          <w:p w14:paraId="70B64EBF" w14:textId="77777777" w:rsidR="00A23D8F" w:rsidRDefault="00A23D8F" w:rsidP="0009002D">
            <w:r>
              <w:t>Semana 9</w:t>
            </w:r>
          </w:p>
        </w:tc>
      </w:tr>
      <w:tr w:rsidR="00A23D8F" w14:paraId="1598C6C7" w14:textId="77777777" w:rsidTr="000A6BF9">
        <w:trPr>
          <w:trHeight w:val="511"/>
        </w:trPr>
        <w:tc>
          <w:tcPr>
            <w:tcW w:w="2250" w:type="dxa"/>
            <w:vAlign w:val="center"/>
          </w:tcPr>
          <w:p w14:paraId="6E9B5EC7" w14:textId="71F13409" w:rsidR="00A23D8F" w:rsidRDefault="00A23D8F" w:rsidP="0009002D">
            <w:r>
              <w:t>Segunda Entrega</w:t>
            </w:r>
          </w:p>
        </w:tc>
        <w:tc>
          <w:tcPr>
            <w:tcW w:w="3699" w:type="dxa"/>
            <w:vAlign w:val="center"/>
          </w:tcPr>
          <w:p w14:paraId="598FDEF2" w14:textId="4D662678" w:rsidR="00A23D8F" w:rsidRDefault="00A23D8F" w:rsidP="0009002D">
            <w:r>
              <w:t xml:space="preserve">Se hizo entrega del documento en la plataforma de </w:t>
            </w:r>
            <w:proofErr w:type="spellStart"/>
            <w:r>
              <w:t>classroom</w:t>
            </w:r>
            <w:proofErr w:type="spellEnd"/>
            <w:r>
              <w:t xml:space="preserve"> a todos los docentes</w:t>
            </w:r>
          </w:p>
        </w:tc>
        <w:tc>
          <w:tcPr>
            <w:tcW w:w="2835" w:type="dxa"/>
            <w:vAlign w:val="center"/>
          </w:tcPr>
          <w:p w14:paraId="7F68BE0E" w14:textId="1F2A3031" w:rsidR="00A23D8F" w:rsidRDefault="00A83B2E" w:rsidP="0009002D">
            <w:r w:rsidRPr="0084011A">
              <w:t>M</w:t>
            </w:r>
            <w:r>
              <w:t>ontes</w:t>
            </w:r>
            <w:r w:rsidRPr="0084011A">
              <w:t xml:space="preserve"> S</w:t>
            </w:r>
            <w:r>
              <w:t>ánchez</w:t>
            </w:r>
            <w:r w:rsidRPr="0084011A">
              <w:t xml:space="preserve"> V</w:t>
            </w:r>
            <w:r>
              <w:t xml:space="preserve">ictor </w:t>
            </w:r>
            <w:r w:rsidRPr="0084011A">
              <w:t>H</w:t>
            </w:r>
            <w:r>
              <w:t>ugo</w:t>
            </w:r>
            <w:r w:rsidRPr="0084011A">
              <w:t xml:space="preserve">                                                                                                                                                                                                                    R</w:t>
            </w:r>
            <w:r>
              <w:t>amírez</w:t>
            </w:r>
            <w:r w:rsidRPr="0084011A">
              <w:t xml:space="preserve"> S</w:t>
            </w:r>
            <w:r>
              <w:t>uarez</w:t>
            </w:r>
            <w:r w:rsidRPr="0084011A">
              <w:t xml:space="preserve"> V</w:t>
            </w:r>
            <w:r>
              <w:t xml:space="preserve">ictor </w:t>
            </w:r>
            <w:r w:rsidRPr="0084011A">
              <w:t>J</w:t>
            </w:r>
            <w:r>
              <w:t>avier</w:t>
            </w:r>
          </w:p>
        </w:tc>
        <w:tc>
          <w:tcPr>
            <w:tcW w:w="1276" w:type="dxa"/>
            <w:vAlign w:val="center"/>
          </w:tcPr>
          <w:p w14:paraId="70501E9C" w14:textId="77777777" w:rsidR="00A23D8F" w:rsidRDefault="00A23D8F" w:rsidP="0009002D">
            <w:r>
              <w:t>10 min</w:t>
            </w:r>
          </w:p>
        </w:tc>
        <w:tc>
          <w:tcPr>
            <w:tcW w:w="1389" w:type="dxa"/>
            <w:vAlign w:val="center"/>
          </w:tcPr>
          <w:p w14:paraId="4CB34CDE" w14:textId="77777777" w:rsidR="00A23D8F" w:rsidRDefault="00A23D8F" w:rsidP="0009002D">
            <w:r>
              <w:t>Semana 9</w:t>
            </w:r>
          </w:p>
        </w:tc>
      </w:tr>
      <w:tr w:rsidR="00A23D8F" w14:paraId="377EE7C9" w14:textId="77777777" w:rsidTr="000A6BF9">
        <w:trPr>
          <w:trHeight w:val="490"/>
        </w:trPr>
        <w:tc>
          <w:tcPr>
            <w:tcW w:w="2250" w:type="dxa"/>
            <w:shd w:val="clear" w:color="auto" w:fill="F2F2F2" w:themeFill="background1" w:themeFillShade="F2"/>
            <w:vAlign w:val="center"/>
          </w:tcPr>
          <w:p w14:paraId="210E89E0" w14:textId="62DEA455" w:rsidR="00A23D8F" w:rsidRDefault="00A23D8F" w:rsidP="0009002D">
            <w:r>
              <w:t>Cuarta reunión de equipo</w:t>
            </w:r>
          </w:p>
        </w:tc>
        <w:tc>
          <w:tcPr>
            <w:tcW w:w="3699" w:type="dxa"/>
            <w:shd w:val="clear" w:color="auto" w:fill="F2F2F2" w:themeFill="background1" w:themeFillShade="F2"/>
            <w:vAlign w:val="center"/>
          </w:tcPr>
          <w:p w14:paraId="45CC1816" w14:textId="77777777" w:rsidR="00A23D8F" w:rsidRDefault="00A23D8F" w:rsidP="0009002D"/>
        </w:tc>
        <w:tc>
          <w:tcPr>
            <w:tcW w:w="2835" w:type="dxa"/>
            <w:shd w:val="clear" w:color="auto" w:fill="F2F2F2" w:themeFill="background1" w:themeFillShade="F2"/>
            <w:vAlign w:val="center"/>
          </w:tcPr>
          <w:p w14:paraId="41C4E94C" w14:textId="77777777" w:rsidR="00A23D8F" w:rsidRPr="0084011A" w:rsidRDefault="00A23D8F" w:rsidP="0009002D"/>
        </w:tc>
        <w:tc>
          <w:tcPr>
            <w:tcW w:w="1276" w:type="dxa"/>
            <w:shd w:val="clear" w:color="auto" w:fill="F2F2F2" w:themeFill="background1" w:themeFillShade="F2"/>
            <w:vAlign w:val="center"/>
          </w:tcPr>
          <w:p w14:paraId="3A36D244" w14:textId="77777777" w:rsidR="00A23D8F" w:rsidRDefault="00A23D8F" w:rsidP="0009002D"/>
        </w:tc>
        <w:tc>
          <w:tcPr>
            <w:tcW w:w="1389" w:type="dxa"/>
            <w:shd w:val="clear" w:color="auto" w:fill="F2F2F2" w:themeFill="background1" w:themeFillShade="F2"/>
            <w:vAlign w:val="center"/>
          </w:tcPr>
          <w:p w14:paraId="642D4362" w14:textId="77777777" w:rsidR="00A23D8F" w:rsidRDefault="00A23D8F" w:rsidP="0009002D">
            <w:r>
              <w:t>Semana 10</w:t>
            </w:r>
          </w:p>
        </w:tc>
      </w:tr>
      <w:tr w:rsidR="00A23D8F" w14:paraId="4EC62633" w14:textId="77777777" w:rsidTr="000A6BF9">
        <w:trPr>
          <w:trHeight w:val="511"/>
        </w:trPr>
        <w:tc>
          <w:tcPr>
            <w:tcW w:w="2250" w:type="dxa"/>
            <w:vAlign w:val="center"/>
          </w:tcPr>
          <w:p w14:paraId="1A8ED40D" w14:textId="12532972" w:rsidR="00A23D8F" w:rsidRDefault="00A23D8F" w:rsidP="0009002D">
            <w:r>
              <w:t>Empezar a planear el tercer avance</w:t>
            </w:r>
          </w:p>
        </w:tc>
        <w:tc>
          <w:tcPr>
            <w:tcW w:w="3699" w:type="dxa"/>
            <w:vAlign w:val="center"/>
          </w:tcPr>
          <w:p w14:paraId="7469BBE1" w14:textId="77777777" w:rsidR="00A23D8F" w:rsidRDefault="00A23D8F" w:rsidP="0009002D"/>
        </w:tc>
        <w:tc>
          <w:tcPr>
            <w:tcW w:w="2835" w:type="dxa"/>
            <w:vAlign w:val="center"/>
          </w:tcPr>
          <w:p w14:paraId="175999AE" w14:textId="77777777" w:rsidR="00A23D8F" w:rsidRPr="0084011A" w:rsidRDefault="00A23D8F" w:rsidP="0009002D"/>
        </w:tc>
        <w:tc>
          <w:tcPr>
            <w:tcW w:w="1276" w:type="dxa"/>
            <w:vAlign w:val="center"/>
          </w:tcPr>
          <w:p w14:paraId="63697443" w14:textId="77777777" w:rsidR="00A23D8F" w:rsidRDefault="00A23D8F" w:rsidP="0009002D"/>
        </w:tc>
        <w:tc>
          <w:tcPr>
            <w:tcW w:w="1389" w:type="dxa"/>
            <w:vAlign w:val="center"/>
          </w:tcPr>
          <w:p w14:paraId="5F9E1630" w14:textId="77777777" w:rsidR="00A23D8F" w:rsidRDefault="00A23D8F" w:rsidP="0009002D">
            <w:r>
              <w:t>Semana 11</w:t>
            </w:r>
          </w:p>
        </w:tc>
      </w:tr>
      <w:tr w:rsidR="00A23D8F" w14:paraId="1C6D2F95" w14:textId="77777777" w:rsidTr="000A6BF9">
        <w:trPr>
          <w:trHeight w:val="490"/>
        </w:trPr>
        <w:tc>
          <w:tcPr>
            <w:tcW w:w="2250" w:type="dxa"/>
            <w:shd w:val="clear" w:color="auto" w:fill="F2F2F2" w:themeFill="background1" w:themeFillShade="F2"/>
            <w:vAlign w:val="center"/>
          </w:tcPr>
          <w:p w14:paraId="22B4488C" w14:textId="1B69C8B7" w:rsidR="00A23D8F" w:rsidRDefault="00A23D8F" w:rsidP="0009002D">
            <w:r>
              <w:t>Proyecto único integrado</w:t>
            </w:r>
          </w:p>
        </w:tc>
        <w:tc>
          <w:tcPr>
            <w:tcW w:w="3699" w:type="dxa"/>
            <w:shd w:val="clear" w:color="auto" w:fill="F2F2F2" w:themeFill="background1" w:themeFillShade="F2"/>
            <w:vAlign w:val="center"/>
          </w:tcPr>
          <w:p w14:paraId="794FEA6A" w14:textId="77777777" w:rsidR="00A23D8F" w:rsidRDefault="00A23D8F" w:rsidP="0009002D"/>
        </w:tc>
        <w:tc>
          <w:tcPr>
            <w:tcW w:w="2835" w:type="dxa"/>
            <w:shd w:val="clear" w:color="auto" w:fill="F2F2F2" w:themeFill="background1" w:themeFillShade="F2"/>
            <w:vAlign w:val="center"/>
          </w:tcPr>
          <w:p w14:paraId="09E0D042" w14:textId="77777777" w:rsidR="00A23D8F" w:rsidRPr="0084011A" w:rsidRDefault="00A23D8F" w:rsidP="0009002D"/>
        </w:tc>
        <w:tc>
          <w:tcPr>
            <w:tcW w:w="1276" w:type="dxa"/>
            <w:shd w:val="clear" w:color="auto" w:fill="F2F2F2" w:themeFill="background1" w:themeFillShade="F2"/>
            <w:vAlign w:val="center"/>
          </w:tcPr>
          <w:p w14:paraId="10A22F40" w14:textId="77777777" w:rsidR="00A23D8F" w:rsidRDefault="00A23D8F" w:rsidP="0009002D"/>
        </w:tc>
        <w:tc>
          <w:tcPr>
            <w:tcW w:w="1389" w:type="dxa"/>
            <w:shd w:val="clear" w:color="auto" w:fill="F2F2F2" w:themeFill="background1" w:themeFillShade="F2"/>
            <w:vAlign w:val="center"/>
          </w:tcPr>
          <w:p w14:paraId="38FB515D" w14:textId="77777777" w:rsidR="00A23D8F" w:rsidRDefault="00A23D8F" w:rsidP="0009002D">
            <w:r>
              <w:t>Semana 12</w:t>
            </w:r>
          </w:p>
        </w:tc>
      </w:tr>
      <w:tr w:rsidR="00A23D8F" w14:paraId="5E60CF5A" w14:textId="77777777" w:rsidTr="000A6BF9">
        <w:trPr>
          <w:trHeight w:val="511"/>
        </w:trPr>
        <w:tc>
          <w:tcPr>
            <w:tcW w:w="2250" w:type="dxa"/>
            <w:vAlign w:val="center"/>
          </w:tcPr>
          <w:p w14:paraId="23C735F5" w14:textId="77777777" w:rsidR="00A23D8F" w:rsidRDefault="00A23D8F" w:rsidP="0009002D">
            <w:r>
              <w:t>Resultados Preliminares</w:t>
            </w:r>
          </w:p>
        </w:tc>
        <w:tc>
          <w:tcPr>
            <w:tcW w:w="3699" w:type="dxa"/>
            <w:vAlign w:val="center"/>
          </w:tcPr>
          <w:p w14:paraId="2C6DAEC7" w14:textId="77777777" w:rsidR="00A23D8F" w:rsidRDefault="00A23D8F" w:rsidP="0009002D"/>
        </w:tc>
        <w:tc>
          <w:tcPr>
            <w:tcW w:w="2835" w:type="dxa"/>
            <w:vAlign w:val="center"/>
          </w:tcPr>
          <w:p w14:paraId="06D6D9AB" w14:textId="77777777" w:rsidR="00A23D8F" w:rsidRPr="0084011A" w:rsidRDefault="00A23D8F" w:rsidP="0009002D"/>
        </w:tc>
        <w:tc>
          <w:tcPr>
            <w:tcW w:w="1276" w:type="dxa"/>
            <w:vAlign w:val="center"/>
          </w:tcPr>
          <w:p w14:paraId="7B6932A2" w14:textId="77777777" w:rsidR="00A23D8F" w:rsidRDefault="00A23D8F" w:rsidP="0009002D"/>
        </w:tc>
        <w:tc>
          <w:tcPr>
            <w:tcW w:w="1389" w:type="dxa"/>
            <w:vAlign w:val="center"/>
          </w:tcPr>
          <w:p w14:paraId="0DC875ED" w14:textId="77777777" w:rsidR="00A23D8F" w:rsidRDefault="00A23D8F" w:rsidP="0009002D">
            <w:r>
              <w:t>Semana 13</w:t>
            </w:r>
          </w:p>
        </w:tc>
      </w:tr>
      <w:tr w:rsidR="00A23D8F" w14:paraId="2A3FAD8F" w14:textId="77777777" w:rsidTr="000A6BF9">
        <w:trPr>
          <w:trHeight w:val="490"/>
        </w:trPr>
        <w:tc>
          <w:tcPr>
            <w:tcW w:w="2250" w:type="dxa"/>
            <w:shd w:val="clear" w:color="auto" w:fill="F2F2F2" w:themeFill="background1" w:themeFillShade="F2"/>
            <w:vAlign w:val="center"/>
          </w:tcPr>
          <w:p w14:paraId="42FF89C2" w14:textId="4445E734" w:rsidR="00A23D8F" w:rsidRDefault="00A23D8F" w:rsidP="0009002D">
            <w:r>
              <w:t>Revisión de detalles</w:t>
            </w:r>
          </w:p>
        </w:tc>
        <w:tc>
          <w:tcPr>
            <w:tcW w:w="3699" w:type="dxa"/>
            <w:shd w:val="clear" w:color="auto" w:fill="F2F2F2" w:themeFill="background1" w:themeFillShade="F2"/>
            <w:vAlign w:val="center"/>
          </w:tcPr>
          <w:p w14:paraId="6054BE0D" w14:textId="77777777" w:rsidR="00A23D8F" w:rsidRDefault="00A23D8F" w:rsidP="0009002D"/>
        </w:tc>
        <w:tc>
          <w:tcPr>
            <w:tcW w:w="2835" w:type="dxa"/>
            <w:shd w:val="clear" w:color="auto" w:fill="F2F2F2" w:themeFill="background1" w:themeFillShade="F2"/>
            <w:vAlign w:val="center"/>
          </w:tcPr>
          <w:p w14:paraId="2E0BEC1D" w14:textId="77777777" w:rsidR="00A23D8F" w:rsidRPr="0084011A" w:rsidRDefault="00A23D8F" w:rsidP="0009002D"/>
        </w:tc>
        <w:tc>
          <w:tcPr>
            <w:tcW w:w="1276" w:type="dxa"/>
            <w:shd w:val="clear" w:color="auto" w:fill="F2F2F2" w:themeFill="background1" w:themeFillShade="F2"/>
            <w:vAlign w:val="center"/>
          </w:tcPr>
          <w:p w14:paraId="1A6DE3E3" w14:textId="77777777" w:rsidR="00A23D8F" w:rsidRDefault="00A23D8F" w:rsidP="0009002D"/>
        </w:tc>
        <w:tc>
          <w:tcPr>
            <w:tcW w:w="1389" w:type="dxa"/>
            <w:shd w:val="clear" w:color="auto" w:fill="F2F2F2" w:themeFill="background1" w:themeFillShade="F2"/>
            <w:vAlign w:val="center"/>
          </w:tcPr>
          <w:p w14:paraId="04CC3CA8" w14:textId="77777777" w:rsidR="00A23D8F" w:rsidRDefault="00A23D8F" w:rsidP="0009002D">
            <w:r>
              <w:t>Semana 14</w:t>
            </w:r>
          </w:p>
        </w:tc>
      </w:tr>
      <w:tr w:rsidR="00A23D8F" w14:paraId="7AE1031A" w14:textId="77777777" w:rsidTr="000A6BF9">
        <w:trPr>
          <w:trHeight w:val="511"/>
        </w:trPr>
        <w:tc>
          <w:tcPr>
            <w:tcW w:w="2250" w:type="dxa"/>
            <w:vAlign w:val="center"/>
          </w:tcPr>
          <w:p w14:paraId="67F20716" w14:textId="77777777" w:rsidR="00A23D8F" w:rsidRDefault="00A23D8F" w:rsidP="0009002D">
            <w:r>
              <w:t>Presentación Final</w:t>
            </w:r>
          </w:p>
        </w:tc>
        <w:tc>
          <w:tcPr>
            <w:tcW w:w="3699" w:type="dxa"/>
            <w:vAlign w:val="center"/>
          </w:tcPr>
          <w:p w14:paraId="4B06C36A" w14:textId="77777777" w:rsidR="00A23D8F" w:rsidRDefault="00A23D8F" w:rsidP="0009002D"/>
        </w:tc>
        <w:tc>
          <w:tcPr>
            <w:tcW w:w="2835" w:type="dxa"/>
            <w:vAlign w:val="center"/>
          </w:tcPr>
          <w:p w14:paraId="5D838CFA" w14:textId="77777777" w:rsidR="00A23D8F" w:rsidRPr="0084011A" w:rsidRDefault="00A23D8F" w:rsidP="0009002D"/>
        </w:tc>
        <w:tc>
          <w:tcPr>
            <w:tcW w:w="1276" w:type="dxa"/>
            <w:vAlign w:val="center"/>
          </w:tcPr>
          <w:p w14:paraId="1AC43A00" w14:textId="77777777" w:rsidR="00A23D8F" w:rsidRDefault="00A23D8F" w:rsidP="0009002D"/>
        </w:tc>
        <w:tc>
          <w:tcPr>
            <w:tcW w:w="1389" w:type="dxa"/>
            <w:vAlign w:val="center"/>
          </w:tcPr>
          <w:p w14:paraId="74F1CA0B" w14:textId="77777777" w:rsidR="00A23D8F" w:rsidRDefault="00A23D8F" w:rsidP="0009002D">
            <w:r>
              <w:t>Semana 15</w:t>
            </w:r>
          </w:p>
        </w:tc>
      </w:tr>
    </w:tbl>
    <w:p w14:paraId="5BFAA6D3" w14:textId="77777777" w:rsidR="00754FA8" w:rsidRDefault="00754FA8" w:rsidP="00594EFB">
      <w:pPr>
        <w:spacing w:after="0" w:line="360" w:lineRule="auto"/>
        <w:jc w:val="both"/>
        <w:rPr>
          <w:rFonts w:asciiTheme="majorHAnsi" w:hAnsiTheme="majorHAnsi"/>
          <w:b/>
          <w:bCs/>
          <w:i/>
          <w:iCs/>
          <w:sz w:val="28"/>
          <w:szCs w:val="28"/>
        </w:rPr>
      </w:pPr>
    </w:p>
    <w:p w14:paraId="351802ED" w14:textId="77777777" w:rsidR="005F62E2" w:rsidRDefault="005F62E2" w:rsidP="00754FA8">
      <w:pPr>
        <w:spacing w:after="0" w:line="360" w:lineRule="auto"/>
        <w:jc w:val="both"/>
        <w:rPr>
          <w:rFonts w:asciiTheme="majorHAnsi" w:hAnsiTheme="majorHAnsi"/>
          <w:b/>
          <w:bCs/>
          <w:i/>
          <w:iCs/>
          <w:sz w:val="28"/>
          <w:szCs w:val="28"/>
        </w:rPr>
      </w:pPr>
    </w:p>
    <w:p w14:paraId="759500B2" w14:textId="6480AF08" w:rsidR="009B24F7" w:rsidRDefault="00594EFB" w:rsidP="00754FA8">
      <w:pPr>
        <w:spacing w:after="0" w:line="360" w:lineRule="auto"/>
        <w:jc w:val="both"/>
        <w:rPr>
          <w:rFonts w:asciiTheme="majorHAnsi" w:hAnsiTheme="majorHAnsi"/>
          <w:b/>
          <w:bCs/>
          <w:i/>
          <w:iCs/>
          <w:noProof/>
          <w:sz w:val="28"/>
          <w:szCs w:val="28"/>
        </w:rPr>
      </w:pPr>
      <w:r>
        <w:rPr>
          <w:rFonts w:asciiTheme="majorHAnsi" w:hAnsiTheme="majorHAnsi"/>
          <w:b/>
          <w:bCs/>
          <w:i/>
          <w:iCs/>
          <w:sz w:val="28"/>
          <w:szCs w:val="28"/>
        </w:rPr>
        <w:t xml:space="preserve">CRONOGRAMA </w:t>
      </w:r>
    </w:p>
    <w:p w14:paraId="615BE627" w14:textId="161DD652" w:rsidR="005F62E2" w:rsidRPr="00754FA8" w:rsidRDefault="005F62E2" w:rsidP="00754FA8">
      <w:pPr>
        <w:spacing w:after="0" w:line="360" w:lineRule="auto"/>
        <w:jc w:val="both"/>
      </w:pPr>
      <w:r>
        <w:rPr>
          <w:noProof/>
        </w:rPr>
        <w:lastRenderedPageBreak/>
        <w:drawing>
          <wp:inline distT="0" distB="0" distL="0" distR="0" wp14:anchorId="1C69E75C" wp14:editId="1855A3B9">
            <wp:extent cx="6869240" cy="5012400"/>
            <wp:effectExtent l="0" t="0" r="825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69741" cy="5012765"/>
                    </a:xfrm>
                    <a:prstGeom prst="rect">
                      <a:avLst/>
                    </a:prstGeom>
                    <a:noFill/>
                  </pic:spPr>
                </pic:pic>
              </a:graphicData>
            </a:graphic>
          </wp:inline>
        </w:drawing>
      </w:r>
    </w:p>
    <w:p w14:paraId="3F056E37" w14:textId="19A17101" w:rsidR="00A83B2E" w:rsidRPr="00844F7B" w:rsidRDefault="00D04EE6" w:rsidP="00B1000F">
      <w:r w:rsidRPr="00EA422D">
        <w:t xml:space="preserve">(Para una </w:t>
      </w:r>
      <w:r w:rsidR="00EA422D">
        <w:t xml:space="preserve">mejor visualización del cronograma puedes visitar el siguiente link: </w:t>
      </w:r>
      <w:hyperlink r:id="rId15" w:history="1">
        <w:r w:rsidR="00844F7B" w:rsidRPr="00402FD5">
          <w:rPr>
            <w:rStyle w:val="Hipervnculo"/>
          </w:rPr>
          <w:t>https://docs.google.com/spreadsheets/d/1DbPqNW-M3xTsbMbs1fcN4rhaM51PKrU_Or9JcahWyT8/edit?usp=drivesdk</w:t>
        </w:r>
      </w:hyperlink>
      <w:r w:rsidR="00EA422D" w:rsidRPr="00844F7B">
        <w:t xml:space="preserve">) </w:t>
      </w:r>
    </w:p>
    <w:p w14:paraId="243751C3" w14:textId="77777777" w:rsidR="00A83B2E" w:rsidRPr="00844F7B" w:rsidRDefault="00A83B2E" w:rsidP="00B1000F">
      <w:pPr>
        <w:rPr>
          <w:rFonts w:asciiTheme="majorHAnsi" w:hAnsiTheme="majorHAnsi"/>
          <w:b/>
          <w:i/>
          <w:sz w:val="28"/>
          <w:szCs w:val="28"/>
        </w:rPr>
      </w:pPr>
    </w:p>
    <w:p w14:paraId="39223C91" w14:textId="77777777" w:rsidR="00EA422D" w:rsidRPr="00844F7B" w:rsidRDefault="00EA422D" w:rsidP="00B1000F">
      <w:pPr>
        <w:rPr>
          <w:rFonts w:asciiTheme="majorHAnsi" w:hAnsiTheme="majorHAnsi"/>
          <w:b/>
          <w:i/>
          <w:sz w:val="28"/>
          <w:szCs w:val="28"/>
        </w:rPr>
      </w:pPr>
    </w:p>
    <w:p w14:paraId="0084A63B" w14:textId="77777777" w:rsidR="00EA422D" w:rsidRPr="00844F7B" w:rsidRDefault="00EA422D" w:rsidP="00B1000F">
      <w:pPr>
        <w:rPr>
          <w:rFonts w:asciiTheme="majorHAnsi" w:hAnsiTheme="majorHAnsi"/>
          <w:b/>
          <w:i/>
          <w:sz w:val="28"/>
          <w:szCs w:val="28"/>
        </w:rPr>
      </w:pPr>
    </w:p>
    <w:p w14:paraId="547B3C98" w14:textId="77777777" w:rsidR="00EA422D" w:rsidRPr="00844F7B" w:rsidRDefault="00EA422D" w:rsidP="00B1000F">
      <w:pPr>
        <w:rPr>
          <w:rFonts w:asciiTheme="majorHAnsi" w:hAnsiTheme="majorHAnsi"/>
          <w:b/>
          <w:i/>
          <w:sz w:val="28"/>
          <w:szCs w:val="28"/>
        </w:rPr>
      </w:pPr>
    </w:p>
    <w:p w14:paraId="55E61F42" w14:textId="77777777" w:rsidR="00EA422D" w:rsidRPr="00844F7B" w:rsidRDefault="00EA422D" w:rsidP="00B1000F">
      <w:pPr>
        <w:rPr>
          <w:rFonts w:asciiTheme="majorHAnsi" w:hAnsiTheme="majorHAnsi"/>
          <w:b/>
          <w:i/>
          <w:sz w:val="28"/>
          <w:szCs w:val="28"/>
        </w:rPr>
      </w:pPr>
    </w:p>
    <w:p w14:paraId="49DA65ED" w14:textId="77777777" w:rsidR="00EA422D" w:rsidRPr="00844F7B" w:rsidRDefault="00EA422D" w:rsidP="00B1000F">
      <w:pPr>
        <w:rPr>
          <w:rFonts w:asciiTheme="majorHAnsi" w:hAnsiTheme="majorHAnsi"/>
          <w:b/>
          <w:i/>
          <w:sz w:val="28"/>
          <w:szCs w:val="28"/>
        </w:rPr>
      </w:pPr>
    </w:p>
    <w:p w14:paraId="103AE432" w14:textId="77777777" w:rsidR="009B04FB" w:rsidRPr="00844F7B" w:rsidRDefault="009B04FB" w:rsidP="00B1000F">
      <w:pPr>
        <w:rPr>
          <w:rFonts w:asciiTheme="majorHAnsi" w:hAnsiTheme="majorHAnsi"/>
          <w:b/>
          <w:i/>
          <w:sz w:val="28"/>
          <w:szCs w:val="28"/>
        </w:rPr>
      </w:pPr>
    </w:p>
    <w:p w14:paraId="05E59DAA" w14:textId="4E6217C9" w:rsidR="002075F2" w:rsidRPr="00E20DAC" w:rsidRDefault="002075F2" w:rsidP="00B1000F">
      <w:pPr>
        <w:rPr>
          <w:rFonts w:asciiTheme="majorHAnsi" w:hAnsiTheme="majorHAnsi"/>
          <w:b/>
          <w:i/>
          <w:color w:val="000000" w:themeColor="text1"/>
          <w:sz w:val="28"/>
          <w:szCs w:val="28"/>
        </w:rPr>
      </w:pPr>
      <w:r w:rsidRPr="00E20DAC">
        <w:rPr>
          <w:rFonts w:asciiTheme="majorHAnsi" w:hAnsiTheme="majorHAnsi"/>
          <w:b/>
          <w:i/>
          <w:sz w:val="28"/>
          <w:szCs w:val="28"/>
        </w:rPr>
        <w:t xml:space="preserve">Referencias </w:t>
      </w:r>
    </w:p>
    <w:p w14:paraId="20C09CBD" w14:textId="77777777" w:rsidR="00553BB8" w:rsidRPr="00553BB8" w:rsidRDefault="00553BB8" w:rsidP="00D017A2">
      <w:pPr>
        <w:spacing w:after="0" w:line="360" w:lineRule="auto"/>
      </w:pPr>
    </w:p>
    <w:p w14:paraId="30B69827" w14:textId="5DB9E471" w:rsidR="009531D9" w:rsidRPr="0003497D" w:rsidRDefault="00A2581B" w:rsidP="00D017A2">
      <w:pPr>
        <w:spacing w:after="0" w:line="360" w:lineRule="auto"/>
        <w:ind w:left="708" w:hanging="708"/>
        <w:rPr>
          <w:sz w:val="24"/>
          <w:szCs w:val="24"/>
        </w:rPr>
      </w:pPr>
      <w:r w:rsidRPr="0003497D">
        <w:rPr>
          <w:sz w:val="24"/>
          <w:szCs w:val="24"/>
        </w:rPr>
        <w:t xml:space="preserve">Arias García, J. S. (2018). </w:t>
      </w:r>
      <w:proofErr w:type="spellStart"/>
      <w:r w:rsidRPr="0003497D">
        <w:rPr>
          <w:sz w:val="24"/>
          <w:szCs w:val="24"/>
        </w:rPr>
        <w:t>Agroclimatología</w:t>
      </w:r>
      <w:proofErr w:type="spellEnd"/>
      <w:r w:rsidRPr="0003497D">
        <w:rPr>
          <w:sz w:val="24"/>
          <w:szCs w:val="24"/>
        </w:rPr>
        <w:t>: Conceptos básicos [Diapositivas de PowerPoint].Scribd.</w:t>
      </w:r>
      <w:r w:rsidR="00607CD9" w:rsidRPr="0003497D">
        <w:rPr>
          <w:sz w:val="24"/>
          <w:szCs w:val="24"/>
        </w:rPr>
        <w:t xml:space="preserve">  </w:t>
      </w:r>
      <w:hyperlink r:id="rId16" w:history="1">
        <w:r w:rsidR="009531D9" w:rsidRPr="0003497D">
          <w:rPr>
            <w:rStyle w:val="Hipervnculo"/>
            <w:sz w:val="24"/>
            <w:szCs w:val="24"/>
          </w:rPr>
          <w:t>https://es.scribd.com/document/525386144/AGROCLIMATOLOGIA-Conceptos-basicos</w:t>
        </w:r>
      </w:hyperlink>
    </w:p>
    <w:p w14:paraId="4170E26F" w14:textId="5FC22234" w:rsidR="0003497D" w:rsidRDefault="00A2581B" w:rsidP="00D017A2">
      <w:pPr>
        <w:spacing w:after="0" w:line="360" w:lineRule="auto"/>
        <w:ind w:left="708" w:hanging="708"/>
        <w:rPr>
          <w:sz w:val="24"/>
          <w:szCs w:val="24"/>
        </w:rPr>
      </w:pPr>
      <w:r w:rsidRPr="0003497D">
        <w:rPr>
          <w:sz w:val="24"/>
          <w:szCs w:val="24"/>
        </w:rPr>
        <w:t xml:space="preserve">Campos Aranda, D. F. (2005). </w:t>
      </w:r>
      <w:proofErr w:type="spellStart"/>
      <w:r w:rsidRPr="0003497D">
        <w:rPr>
          <w:sz w:val="24"/>
          <w:szCs w:val="24"/>
        </w:rPr>
        <w:t>Agroclimatología</w:t>
      </w:r>
      <w:proofErr w:type="spellEnd"/>
      <w:r w:rsidRPr="0003497D">
        <w:rPr>
          <w:sz w:val="24"/>
          <w:szCs w:val="24"/>
        </w:rPr>
        <w:t xml:space="preserve"> cuantitativa de cultivos (1.ª ed.). Trillas</w:t>
      </w:r>
      <w:r w:rsidR="0057150A" w:rsidRPr="0003497D">
        <w:rPr>
          <w:sz w:val="24"/>
          <w:szCs w:val="24"/>
        </w:rPr>
        <w:t>.</w:t>
      </w:r>
    </w:p>
    <w:p w14:paraId="70180F56" w14:textId="77777777" w:rsidR="0003497D" w:rsidRDefault="0003497D" w:rsidP="00D017A2">
      <w:pPr>
        <w:spacing w:after="0" w:line="360" w:lineRule="auto"/>
        <w:ind w:left="708" w:hanging="708"/>
        <w:rPr>
          <w:sz w:val="24"/>
          <w:szCs w:val="24"/>
        </w:rPr>
      </w:pPr>
      <w:r w:rsidRPr="0003497D">
        <w:rPr>
          <w:sz w:val="24"/>
          <w:szCs w:val="24"/>
        </w:rPr>
        <w:t xml:space="preserve">Chiavenato, I. (2006). Introducción a la teoría general de la administración. McGraw-Hill. </w:t>
      </w:r>
      <w:hyperlink r:id="rId17" w:tgtFrame="_blank" w:history="1">
        <w:r w:rsidRPr="0003497D">
          <w:rPr>
            <w:rStyle w:val="Hipervnculo"/>
            <w:sz w:val="24"/>
            <w:szCs w:val="24"/>
          </w:rPr>
          <w:t>https://www.mheducation.com</w:t>
        </w:r>
      </w:hyperlink>
    </w:p>
    <w:p w14:paraId="2C25D470" w14:textId="16EDA023" w:rsidR="0003497D" w:rsidRPr="0003497D" w:rsidRDefault="0003497D" w:rsidP="00D017A2">
      <w:pPr>
        <w:spacing w:after="0" w:line="360" w:lineRule="auto"/>
        <w:ind w:left="708" w:hanging="708"/>
        <w:rPr>
          <w:sz w:val="24"/>
          <w:szCs w:val="24"/>
        </w:rPr>
      </w:pPr>
      <w:r w:rsidRPr="0003497D">
        <w:rPr>
          <w:sz w:val="24"/>
          <w:szCs w:val="24"/>
        </w:rPr>
        <w:t>Comisión Nacional del Agua (CONAGUA). (s. f.). Monitor de sequía en México.</w:t>
      </w:r>
      <w:r>
        <w:rPr>
          <w:sz w:val="24"/>
          <w:szCs w:val="24"/>
        </w:rPr>
        <w:t xml:space="preserve"> </w:t>
      </w:r>
      <w:hyperlink r:id="rId18" w:history="1">
        <w:r w:rsidRPr="0067103E">
          <w:rPr>
            <w:rStyle w:val="Hipervnculo"/>
            <w:sz w:val="24"/>
            <w:szCs w:val="24"/>
          </w:rPr>
          <w:t>https://smn.conagua.gob.mx/es/climatologia/monitor-de-sequia</w:t>
        </w:r>
      </w:hyperlink>
    </w:p>
    <w:p w14:paraId="29654579" w14:textId="01FF5A9E" w:rsidR="00470754" w:rsidRPr="0003497D" w:rsidRDefault="00A2581B" w:rsidP="00D017A2">
      <w:pPr>
        <w:spacing w:after="0" w:line="360" w:lineRule="auto"/>
        <w:ind w:left="708" w:hanging="708"/>
        <w:rPr>
          <w:sz w:val="24"/>
          <w:szCs w:val="24"/>
        </w:rPr>
      </w:pPr>
      <w:r w:rsidRPr="0003497D">
        <w:rPr>
          <w:sz w:val="24"/>
          <w:szCs w:val="24"/>
        </w:rPr>
        <w:t>Comisión Nacional del Agua. (s. f.).</w:t>
      </w:r>
      <w:r w:rsidR="00293C12" w:rsidRPr="0003497D">
        <w:rPr>
          <w:sz w:val="24"/>
          <w:szCs w:val="24"/>
        </w:rPr>
        <w:t xml:space="preserve"> Normales climatológicas por estado</w:t>
      </w:r>
      <w:r w:rsidR="00470754" w:rsidRPr="0003497D">
        <w:rPr>
          <w:sz w:val="24"/>
          <w:szCs w:val="24"/>
        </w:rPr>
        <w:t xml:space="preserve">. </w:t>
      </w:r>
      <w:hyperlink r:id="rId19" w:history="1">
        <w:r w:rsidR="00470754" w:rsidRPr="0003497D">
          <w:rPr>
            <w:rStyle w:val="Hipervnculo"/>
            <w:sz w:val="24"/>
            <w:szCs w:val="24"/>
          </w:rPr>
          <w:t>https://smn.conagua.gob.mx/es/climatologia/informacion-climatologica/normales-climatologicas-por-estado?estado=son</w:t>
        </w:r>
      </w:hyperlink>
      <w:r w:rsidR="00470754" w:rsidRPr="0003497D">
        <w:rPr>
          <w:sz w:val="24"/>
          <w:szCs w:val="24"/>
        </w:rPr>
        <w:t xml:space="preserve"> </w:t>
      </w:r>
    </w:p>
    <w:p w14:paraId="32F5F76D" w14:textId="11FA0B57" w:rsidR="0003497D" w:rsidRDefault="009E1B54" w:rsidP="00D017A2">
      <w:pPr>
        <w:spacing w:after="0" w:line="360" w:lineRule="auto"/>
        <w:ind w:left="708" w:hanging="708"/>
        <w:rPr>
          <w:sz w:val="24"/>
          <w:szCs w:val="24"/>
          <w:lang w:val="en-US"/>
        </w:rPr>
      </w:pPr>
      <w:r w:rsidRPr="0003497D">
        <w:rPr>
          <w:sz w:val="24"/>
          <w:szCs w:val="24"/>
          <w:lang w:val="en-US"/>
        </w:rPr>
        <w:t>Epp, S. S. (2011). Discrete Mathematics with Applications.</w:t>
      </w:r>
    </w:p>
    <w:p w14:paraId="1C8B5933" w14:textId="7B08D782" w:rsidR="00BD490B" w:rsidRPr="00BD490B" w:rsidRDefault="00BD490B" w:rsidP="00D017A2">
      <w:pPr>
        <w:spacing w:after="0" w:line="360" w:lineRule="auto"/>
        <w:ind w:left="268" w:hanging="283"/>
        <w:rPr>
          <w:rFonts w:ascii="Arial" w:eastAsia="Arial" w:hAnsi="Arial" w:cs="Arial"/>
          <w:color w:val="000000"/>
          <w:kern w:val="2"/>
          <w:szCs w:val="24"/>
          <w:lang w:eastAsia="es-MX"/>
          <w14:ligatures w14:val="standardContextual"/>
        </w:rPr>
      </w:pPr>
      <w:r w:rsidRPr="00BD490B">
        <w:rPr>
          <w:rFonts w:ascii="Arial" w:eastAsia="Arial" w:hAnsi="Arial" w:cs="Arial"/>
          <w:color w:val="000000"/>
          <w:kern w:val="2"/>
          <w:szCs w:val="24"/>
          <w:lang w:eastAsia="es-MX"/>
          <w14:ligatures w14:val="standardContextual"/>
        </w:rPr>
        <w:t xml:space="preserve">FAO. (2011). El estado mundial de la agricultura y la alimentación: Las mujeres en la agricultura. </w:t>
      </w:r>
    </w:p>
    <w:p w14:paraId="6FBE4BDD" w14:textId="77777777" w:rsidR="0003497D" w:rsidRDefault="0003497D" w:rsidP="00D017A2">
      <w:pPr>
        <w:spacing w:after="0" w:line="360" w:lineRule="auto"/>
        <w:ind w:left="708" w:hanging="708"/>
        <w:rPr>
          <w:sz w:val="24"/>
          <w:szCs w:val="24"/>
        </w:rPr>
      </w:pPr>
      <w:r w:rsidRPr="0003497D">
        <w:rPr>
          <w:sz w:val="24"/>
          <w:szCs w:val="24"/>
        </w:rPr>
        <w:t xml:space="preserve">Fideicomisos Instituidos en Relación con la Agricultura (FIRA). (s. f.-a). Consulta de </w:t>
      </w:r>
      <w:proofErr w:type="spellStart"/>
      <w:r w:rsidRPr="0003497D">
        <w:rPr>
          <w:sz w:val="24"/>
          <w:szCs w:val="24"/>
        </w:rPr>
        <w:t>agrocostos</w:t>
      </w:r>
      <w:proofErr w:type="spellEnd"/>
      <w:r w:rsidRPr="0003497D">
        <w:rPr>
          <w:sz w:val="24"/>
          <w:szCs w:val="24"/>
        </w:rPr>
        <w:t xml:space="preserve">. </w:t>
      </w:r>
      <w:hyperlink r:id="rId20" w:tgtFrame="_blank" w:history="1">
        <w:r w:rsidRPr="0003497D">
          <w:rPr>
            <w:rStyle w:val="Hipervnculo"/>
            <w:sz w:val="24"/>
            <w:szCs w:val="24"/>
          </w:rPr>
          <w:t>https://www.fira.gob.mx/Nd/Agrocostos.jsp</w:t>
        </w:r>
      </w:hyperlink>
    </w:p>
    <w:p w14:paraId="41574B86" w14:textId="77777777" w:rsidR="0003497D" w:rsidRPr="009B5D35" w:rsidRDefault="0003497D" w:rsidP="00D017A2">
      <w:pPr>
        <w:spacing w:after="0" w:line="360" w:lineRule="auto"/>
        <w:ind w:left="708" w:hanging="708"/>
        <w:rPr>
          <w:sz w:val="24"/>
          <w:szCs w:val="24"/>
        </w:rPr>
      </w:pPr>
      <w:r w:rsidRPr="0003497D">
        <w:rPr>
          <w:sz w:val="24"/>
          <w:szCs w:val="24"/>
        </w:rPr>
        <w:t xml:space="preserve">Fideicomisos Instituidos en Relación con la Agricultura (FIRA). (s. f.-b). Sistema de </w:t>
      </w:r>
      <w:proofErr w:type="spellStart"/>
      <w:r w:rsidRPr="0003497D">
        <w:rPr>
          <w:sz w:val="24"/>
          <w:szCs w:val="24"/>
        </w:rPr>
        <w:t>agrocostos</w:t>
      </w:r>
      <w:proofErr w:type="spellEnd"/>
      <w:r w:rsidRPr="0003497D">
        <w:rPr>
          <w:sz w:val="24"/>
          <w:szCs w:val="24"/>
        </w:rPr>
        <w:t xml:space="preserve"> FIRA. </w:t>
      </w:r>
      <w:hyperlink r:id="rId21" w:tgtFrame="_blank" w:history="1">
        <w:r w:rsidRPr="0003497D">
          <w:rPr>
            <w:rStyle w:val="Hipervnculo"/>
            <w:sz w:val="24"/>
            <w:szCs w:val="24"/>
          </w:rPr>
          <w:t>https://www.gob.mx/fira/documentos/sistema-de-agrocostos-fira</w:t>
        </w:r>
      </w:hyperlink>
    </w:p>
    <w:p w14:paraId="4BCE08EA" w14:textId="2F477255" w:rsidR="00BE64D5" w:rsidRDefault="00BE64D5" w:rsidP="00D017A2">
      <w:pPr>
        <w:spacing w:after="0" w:line="360" w:lineRule="auto"/>
        <w:ind w:left="708" w:hanging="708"/>
        <w:rPr>
          <w:sz w:val="24"/>
          <w:szCs w:val="24"/>
        </w:rPr>
      </w:pPr>
      <w:r w:rsidRPr="0003497D">
        <w:rPr>
          <w:sz w:val="24"/>
          <w:szCs w:val="24"/>
        </w:rPr>
        <w:t xml:space="preserve">Fontalvo J. (2021). Cultivo de Jitomate [Archivo PDF]. </w:t>
      </w:r>
      <w:hyperlink r:id="rId22" w:history="1">
        <w:r w:rsidRPr="0003497D">
          <w:rPr>
            <w:rStyle w:val="Hipervnculo"/>
            <w:sz w:val="24"/>
            <w:szCs w:val="24"/>
          </w:rPr>
          <w:t>https://www.uv.mx/hab/files/2021/10/Cultivo-de-Jitomate.pdf</w:t>
        </w:r>
      </w:hyperlink>
      <w:r w:rsidRPr="0003497D">
        <w:rPr>
          <w:sz w:val="24"/>
          <w:szCs w:val="24"/>
        </w:rPr>
        <w:t xml:space="preserve"> </w:t>
      </w:r>
    </w:p>
    <w:p w14:paraId="625A8A43" w14:textId="3ADC54D3" w:rsidR="00BD490B" w:rsidRDefault="00BD490B" w:rsidP="00D017A2">
      <w:pPr>
        <w:spacing w:after="0" w:line="360" w:lineRule="auto"/>
        <w:ind w:left="-5" w:hanging="10"/>
        <w:rPr>
          <w:rFonts w:ascii="Arial" w:eastAsia="Arial" w:hAnsi="Arial" w:cs="Arial"/>
          <w:color w:val="000000"/>
          <w:kern w:val="2"/>
          <w:szCs w:val="24"/>
          <w:lang w:eastAsia="es-MX"/>
          <w14:ligatures w14:val="standardContextual"/>
        </w:rPr>
      </w:pPr>
      <w:r w:rsidRPr="00BD490B">
        <w:rPr>
          <w:rFonts w:ascii="Arial" w:eastAsia="Arial" w:hAnsi="Arial" w:cs="Arial"/>
          <w:color w:val="000000"/>
          <w:kern w:val="2"/>
          <w:szCs w:val="24"/>
          <w:lang w:eastAsia="es-MX"/>
          <w14:ligatures w14:val="standardContextual"/>
        </w:rPr>
        <w:t xml:space="preserve">INEGI. (2020). Censo de población y vivienda 2020 - Cuestionario básico. </w:t>
      </w:r>
    </w:p>
    <w:p w14:paraId="6759005A" w14:textId="53F032EB" w:rsidR="00CE7262" w:rsidRPr="00CE7262" w:rsidRDefault="00FB670D" w:rsidP="00D017A2">
      <w:pPr>
        <w:spacing w:after="0" w:line="360" w:lineRule="auto"/>
        <w:ind w:left="-5" w:hanging="10"/>
        <w:rPr>
          <w:rFonts w:ascii="Arial" w:eastAsia="Arial" w:hAnsi="Arial" w:cs="Arial"/>
          <w:color w:val="000000"/>
          <w:kern w:val="2"/>
          <w:szCs w:val="24"/>
          <w:lang w:eastAsia="es-MX"/>
          <w14:ligatures w14:val="standardContextual"/>
        </w:rPr>
      </w:pPr>
      <w:r>
        <w:rPr>
          <w:rFonts w:ascii="Arial" w:eastAsia="Arial" w:hAnsi="Arial" w:cs="Arial"/>
          <w:color w:val="000000"/>
          <w:kern w:val="2"/>
          <w:szCs w:val="24"/>
          <w:lang w:eastAsia="es-MX"/>
          <w14:ligatures w14:val="standardContextual"/>
        </w:rPr>
        <w:t>ONU Mujeres</w:t>
      </w:r>
      <w:r w:rsidR="00CE7262" w:rsidRPr="00CE7262">
        <w:rPr>
          <w:rFonts w:ascii="Arial" w:eastAsia="Arial" w:hAnsi="Arial" w:cs="Arial"/>
          <w:color w:val="000000"/>
          <w:kern w:val="2"/>
          <w:szCs w:val="24"/>
          <w:lang w:eastAsia="es-MX"/>
          <w14:ligatures w14:val="standardContextual"/>
        </w:rPr>
        <w:t>. (2018). Mujeres rurales y seguridad alimentaria en México.</w:t>
      </w:r>
    </w:p>
    <w:p w14:paraId="0A354566" w14:textId="770F0953" w:rsidR="0003497D" w:rsidRDefault="00A2581B" w:rsidP="00D017A2">
      <w:pPr>
        <w:spacing w:after="0" w:line="360" w:lineRule="auto"/>
        <w:ind w:left="708" w:hanging="708"/>
        <w:rPr>
          <w:sz w:val="24"/>
          <w:szCs w:val="24"/>
        </w:rPr>
      </w:pPr>
      <w:r w:rsidRPr="0003497D">
        <w:rPr>
          <w:sz w:val="24"/>
          <w:szCs w:val="24"/>
        </w:rPr>
        <w:t>Instituto Nacional de Estadística y Geografía.(s.</w:t>
      </w:r>
      <w:r w:rsidR="00A45FEA" w:rsidRPr="0003497D">
        <w:rPr>
          <w:sz w:val="24"/>
          <w:szCs w:val="24"/>
        </w:rPr>
        <w:t xml:space="preserve"> </w:t>
      </w:r>
      <w:r w:rsidRPr="0003497D">
        <w:rPr>
          <w:sz w:val="24"/>
          <w:szCs w:val="24"/>
        </w:rPr>
        <w:t>f.). Climatología.</w:t>
      </w:r>
      <w:r w:rsidR="007122BD" w:rsidRPr="0003497D">
        <w:rPr>
          <w:sz w:val="24"/>
          <w:szCs w:val="24"/>
        </w:rPr>
        <w:t xml:space="preserve"> </w:t>
      </w:r>
      <w:hyperlink r:id="rId23" w:history="1">
        <w:r w:rsidR="00DD790D" w:rsidRPr="0003497D">
          <w:rPr>
            <w:rStyle w:val="Hipervnculo"/>
            <w:sz w:val="24"/>
            <w:szCs w:val="24"/>
          </w:rPr>
          <w:t>https://www.inegi.org.mx/temas/climatologia/</w:t>
        </w:r>
      </w:hyperlink>
      <w:r w:rsidR="00F20C82" w:rsidRPr="0003497D">
        <w:rPr>
          <w:sz w:val="24"/>
          <w:szCs w:val="24"/>
        </w:rPr>
        <w:t xml:space="preserve"> </w:t>
      </w:r>
    </w:p>
    <w:p w14:paraId="43812899" w14:textId="36AA5460" w:rsidR="00BE64D5" w:rsidRPr="0003497D" w:rsidRDefault="00BE64D5" w:rsidP="00D017A2">
      <w:pPr>
        <w:spacing w:after="0" w:line="360" w:lineRule="auto"/>
        <w:ind w:left="708" w:hanging="708"/>
        <w:rPr>
          <w:sz w:val="24"/>
          <w:szCs w:val="24"/>
        </w:rPr>
      </w:pPr>
      <w:r w:rsidRPr="0003497D">
        <w:rPr>
          <w:sz w:val="24"/>
          <w:szCs w:val="24"/>
        </w:rPr>
        <w:t xml:space="preserve">Instituto Nacional de Investigaciones Forestales, Agrícolas y Pecuarias (INIFAP). (s. f.). Sitio oficial del INIFAP. </w:t>
      </w:r>
      <w:hyperlink r:id="rId24" w:tgtFrame="_blank" w:history="1">
        <w:r w:rsidRPr="0003497D">
          <w:rPr>
            <w:rStyle w:val="Hipervnculo"/>
            <w:sz w:val="24"/>
            <w:szCs w:val="24"/>
          </w:rPr>
          <w:t>https://www.gob.mx/inifap</w:t>
        </w:r>
      </w:hyperlink>
    </w:p>
    <w:p w14:paraId="4E4B79E6" w14:textId="2576A901" w:rsidR="009950E8" w:rsidRPr="0003497D" w:rsidRDefault="00A2581B" w:rsidP="00D017A2">
      <w:pPr>
        <w:spacing w:after="0" w:line="360" w:lineRule="auto"/>
        <w:ind w:left="708" w:hanging="708"/>
        <w:rPr>
          <w:sz w:val="24"/>
          <w:szCs w:val="24"/>
        </w:rPr>
      </w:pPr>
      <w:r w:rsidRPr="0003497D">
        <w:rPr>
          <w:sz w:val="24"/>
          <w:szCs w:val="24"/>
        </w:rPr>
        <w:t xml:space="preserve">Molina, F. (s. f.). Capítulo 3. </w:t>
      </w:r>
      <w:r w:rsidR="00EB2188" w:rsidRPr="0003497D">
        <w:rPr>
          <w:sz w:val="24"/>
          <w:szCs w:val="24"/>
        </w:rPr>
        <w:t xml:space="preserve">Clima. </w:t>
      </w:r>
      <w:hyperlink r:id="rId25" w:history="1">
        <w:r w:rsidR="00607CD9" w:rsidRPr="0003497D">
          <w:rPr>
            <w:rStyle w:val="Hipervnculo"/>
            <w:sz w:val="24"/>
            <w:szCs w:val="24"/>
          </w:rPr>
          <w:t>https://www.ecologia.unam.mx/fmolina/Libro/Capitulo_3.pdf</w:t>
        </w:r>
      </w:hyperlink>
      <w:r w:rsidR="00F20C82" w:rsidRPr="0003497D">
        <w:rPr>
          <w:sz w:val="24"/>
          <w:szCs w:val="24"/>
        </w:rPr>
        <w:t xml:space="preserve"> </w:t>
      </w:r>
    </w:p>
    <w:p w14:paraId="7EDC4BA0" w14:textId="2B5B8EF6" w:rsidR="004C7AB2" w:rsidRPr="0003497D" w:rsidRDefault="00A2581B" w:rsidP="00D017A2">
      <w:pPr>
        <w:spacing w:after="0" w:line="360" w:lineRule="auto"/>
        <w:ind w:left="708" w:hanging="708"/>
        <w:rPr>
          <w:sz w:val="24"/>
          <w:szCs w:val="24"/>
        </w:rPr>
      </w:pPr>
      <w:r w:rsidRPr="0003497D">
        <w:rPr>
          <w:sz w:val="24"/>
          <w:szCs w:val="24"/>
        </w:rPr>
        <w:t xml:space="preserve">Organización de las Naciones Unidas para la Alimentación y la Agricultura. (2021). Producción de cultivos y seguridad alimentaria. </w:t>
      </w:r>
      <w:r w:rsidR="00607CD9" w:rsidRPr="0003497D">
        <w:rPr>
          <w:sz w:val="24"/>
          <w:szCs w:val="24"/>
        </w:rPr>
        <w:t xml:space="preserve">  </w:t>
      </w:r>
      <w:hyperlink r:id="rId26" w:history="1">
        <w:r w:rsidR="00F20C82" w:rsidRPr="0003497D">
          <w:rPr>
            <w:rStyle w:val="Hipervnculo"/>
            <w:sz w:val="24"/>
            <w:szCs w:val="24"/>
          </w:rPr>
          <w:t>https://www.fao.org</w:t>
        </w:r>
      </w:hyperlink>
      <w:r w:rsidR="00F20C82" w:rsidRPr="0003497D">
        <w:rPr>
          <w:sz w:val="24"/>
          <w:szCs w:val="24"/>
        </w:rPr>
        <w:t xml:space="preserve"> </w:t>
      </w:r>
    </w:p>
    <w:p w14:paraId="6B8C9D48" w14:textId="2043FC5E" w:rsidR="0003497D" w:rsidRDefault="00BE64D5" w:rsidP="00D017A2">
      <w:pPr>
        <w:spacing w:after="0" w:line="360" w:lineRule="auto"/>
        <w:ind w:left="708" w:hanging="708"/>
        <w:rPr>
          <w:sz w:val="24"/>
          <w:szCs w:val="24"/>
        </w:rPr>
      </w:pPr>
      <w:r w:rsidRPr="0003497D">
        <w:rPr>
          <w:sz w:val="24"/>
          <w:szCs w:val="24"/>
        </w:rPr>
        <w:t xml:space="preserve">Quintero R. (2025) Sonora rompe récord de producción de tomate durante 2025. </w:t>
      </w:r>
      <w:hyperlink r:id="rId27" w:history="1">
        <w:r w:rsidRPr="0003497D">
          <w:rPr>
            <w:rStyle w:val="Hipervnculo"/>
            <w:sz w:val="24"/>
            <w:szCs w:val="24"/>
          </w:rPr>
          <w:t>https://www.lasnoticiasdesdeaguaprieta.com/post/sonora-rompe-récord-en-producción-de-tomate-durante-2025</w:t>
        </w:r>
      </w:hyperlink>
      <w:r w:rsidRPr="0003497D">
        <w:rPr>
          <w:sz w:val="24"/>
          <w:szCs w:val="24"/>
        </w:rPr>
        <w:t xml:space="preserve"> </w:t>
      </w:r>
    </w:p>
    <w:p w14:paraId="4EBF7E74" w14:textId="789FEFC5" w:rsidR="005C3C8E" w:rsidRPr="009B5D35" w:rsidRDefault="005C3C8E" w:rsidP="00D017A2">
      <w:pPr>
        <w:spacing w:after="0" w:line="360" w:lineRule="auto"/>
        <w:ind w:left="708" w:hanging="708"/>
        <w:rPr>
          <w:sz w:val="24"/>
          <w:szCs w:val="24"/>
          <w:lang w:val="en-US"/>
        </w:rPr>
      </w:pPr>
      <w:r w:rsidRPr="009B5D35">
        <w:rPr>
          <w:sz w:val="24"/>
          <w:szCs w:val="24"/>
          <w:lang w:val="en-US"/>
        </w:rPr>
        <w:lastRenderedPageBreak/>
        <w:t>Rosen</w:t>
      </w:r>
      <w:r w:rsidR="00D858A9" w:rsidRPr="009B5D35">
        <w:rPr>
          <w:sz w:val="24"/>
          <w:szCs w:val="24"/>
          <w:lang w:val="en-US"/>
        </w:rPr>
        <w:t xml:space="preserve"> </w:t>
      </w:r>
      <w:r w:rsidRPr="009B5D35">
        <w:rPr>
          <w:sz w:val="24"/>
          <w:szCs w:val="24"/>
          <w:lang w:val="en-US"/>
        </w:rPr>
        <w:t xml:space="preserve">K. H. (2012). </w:t>
      </w:r>
      <w:r w:rsidRPr="0003497D">
        <w:rPr>
          <w:sz w:val="24"/>
          <w:szCs w:val="24"/>
          <w:lang w:val="en-US"/>
        </w:rPr>
        <w:t>Discrete Mathematics and Its Applications.</w:t>
      </w:r>
    </w:p>
    <w:p w14:paraId="5E39AC0D" w14:textId="083C64B4" w:rsidR="00BE64D5" w:rsidRPr="0003497D" w:rsidRDefault="00BE64D5" w:rsidP="00D017A2">
      <w:pPr>
        <w:spacing w:after="0" w:line="360" w:lineRule="auto"/>
        <w:ind w:left="708" w:hanging="708"/>
        <w:rPr>
          <w:sz w:val="24"/>
          <w:szCs w:val="24"/>
        </w:rPr>
      </w:pPr>
      <w:r w:rsidRPr="0003497D">
        <w:rPr>
          <w:sz w:val="24"/>
          <w:szCs w:val="24"/>
        </w:rPr>
        <w:t xml:space="preserve">Secretaría de Agricultura y Desarrollo Rural.(2022). Panorama agrícola de México. Gobierno de México.  </w:t>
      </w:r>
      <w:hyperlink r:id="rId28" w:history="1">
        <w:r w:rsidRPr="0003497D">
          <w:rPr>
            <w:rStyle w:val="Hipervnculo"/>
            <w:sz w:val="24"/>
            <w:szCs w:val="24"/>
          </w:rPr>
          <w:t>https://www.gob.mx/agricultura</w:t>
        </w:r>
      </w:hyperlink>
      <w:r w:rsidRPr="0003497D">
        <w:rPr>
          <w:sz w:val="24"/>
          <w:szCs w:val="24"/>
        </w:rPr>
        <w:t xml:space="preserve">. </w:t>
      </w:r>
    </w:p>
    <w:p w14:paraId="6910C0F1" w14:textId="164D8D47" w:rsidR="007B5D71" w:rsidRPr="0003497D" w:rsidRDefault="00A2581B" w:rsidP="00D017A2">
      <w:pPr>
        <w:spacing w:after="0" w:line="360" w:lineRule="auto"/>
        <w:ind w:left="708" w:hanging="708"/>
        <w:rPr>
          <w:sz w:val="24"/>
          <w:szCs w:val="24"/>
        </w:rPr>
      </w:pPr>
      <w:r w:rsidRPr="0003497D">
        <w:rPr>
          <w:sz w:val="24"/>
          <w:szCs w:val="24"/>
        </w:rPr>
        <w:t>Secretaría de Agricultura y Desarrollo Rural.(s. f.). Tipos de cultivo, estacionalidad y ciclos. Gobierno d</w:t>
      </w:r>
      <w:r w:rsidR="00607CD9" w:rsidRPr="0003497D">
        <w:rPr>
          <w:sz w:val="24"/>
          <w:szCs w:val="24"/>
        </w:rPr>
        <w:t xml:space="preserve">e </w:t>
      </w:r>
      <w:r w:rsidRPr="0003497D">
        <w:rPr>
          <w:sz w:val="24"/>
          <w:szCs w:val="24"/>
        </w:rPr>
        <w:t>México.</w:t>
      </w:r>
      <w:r w:rsidR="00607CD9" w:rsidRPr="0003497D">
        <w:rPr>
          <w:sz w:val="24"/>
          <w:szCs w:val="24"/>
        </w:rPr>
        <w:t xml:space="preserve">  </w:t>
      </w:r>
      <w:r w:rsidRPr="0003497D">
        <w:rPr>
          <w:sz w:val="24"/>
          <w:szCs w:val="24"/>
        </w:rPr>
        <w:t xml:space="preserve"> </w:t>
      </w:r>
      <w:hyperlink r:id="rId29" w:history="1">
        <w:r w:rsidR="007B5D71" w:rsidRPr="0003497D">
          <w:rPr>
            <w:rStyle w:val="Hipervnculo"/>
            <w:sz w:val="24"/>
            <w:szCs w:val="24"/>
          </w:rPr>
          <w:t>https://www.gob.mx/agricultura/articulos/tipos-de-cultivo-estacionalidad-y-ciclos</w:t>
        </w:r>
      </w:hyperlink>
    </w:p>
    <w:p w14:paraId="46B12927" w14:textId="7577E80B" w:rsidR="007B5D71" w:rsidRPr="0003497D" w:rsidRDefault="00A2581B" w:rsidP="00D017A2">
      <w:pPr>
        <w:spacing w:after="0" w:line="360" w:lineRule="auto"/>
        <w:ind w:left="708" w:hanging="708"/>
        <w:rPr>
          <w:sz w:val="24"/>
          <w:szCs w:val="24"/>
        </w:rPr>
      </w:pPr>
      <w:r w:rsidRPr="0003497D">
        <w:rPr>
          <w:sz w:val="24"/>
          <w:szCs w:val="24"/>
        </w:rPr>
        <w:t>Servicio Meteorológico Nacional. (2023). Información climatológica de México. Gobierno de México.</w:t>
      </w:r>
      <w:r w:rsidR="00DD790D" w:rsidRPr="0003497D">
        <w:rPr>
          <w:sz w:val="24"/>
          <w:szCs w:val="24"/>
        </w:rPr>
        <w:t xml:space="preserve">   </w:t>
      </w:r>
      <w:hyperlink r:id="rId30" w:history="1">
        <w:r w:rsidR="00DD790D" w:rsidRPr="0003497D">
          <w:rPr>
            <w:rStyle w:val="Hipervnculo"/>
            <w:sz w:val="24"/>
            <w:szCs w:val="24"/>
          </w:rPr>
          <w:t>https://smn.conagua.gob.mx</w:t>
        </w:r>
      </w:hyperlink>
      <w:r w:rsidRPr="0003497D">
        <w:rPr>
          <w:sz w:val="24"/>
          <w:szCs w:val="24"/>
        </w:rPr>
        <w:t>.</w:t>
      </w:r>
      <w:r w:rsidR="00F20C82" w:rsidRPr="0003497D">
        <w:rPr>
          <w:sz w:val="24"/>
          <w:szCs w:val="24"/>
        </w:rPr>
        <w:t xml:space="preserve"> </w:t>
      </w:r>
    </w:p>
    <w:p w14:paraId="0CBA6CB4" w14:textId="77777777" w:rsidR="0003497D" w:rsidRDefault="00BE64D5" w:rsidP="00D017A2">
      <w:pPr>
        <w:pStyle w:val="NormalWeb"/>
        <w:spacing w:after="0" w:afterAutospacing="0" w:line="360" w:lineRule="auto"/>
        <w:rPr>
          <w:rFonts w:asciiTheme="minorHAnsi" w:hAnsiTheme="minorHAnsi"/>
        </w:rPr>
      </w:pPr>
      <w:r w:rsidRPr="0003497D">
        <w:rPr>
          <w:rFonts w:asciiTheme="minorHAnsi" w:hAnsiTheme="minorHAnsi"/>
        </w:rPr>
        <w:t xml:space="preserve">Sistema Nacional de Información e Integración de Mercados (SNIIM). (s. f.-a). Portal del SNIIM.      </w:t>
      </w:r>
      <w:hyperlink r:id="rId31" w:history="1">
        <w:r w:rsidRPr="0003497D">
          <w:rPr>
            <w:rStyle w:val="Hipervnculo"/>
            <w:rFonts w:asciiTheme="minorHAnsi" w:hAnsiTheme="minorHAnsi"/>
          </w:rPr>
          <w:t>https://www.economia-sniim.gob.mx/</w:t>
        </w:r>
      </w:hyperlink>
    </w:p>
    <w:p w14:paraId="6136C1EC" w14:textId="20665577" w:rsidR="00BE64D5" w:rsidRPr="0003497D" w:rsidRDefault="00BE64D5" w:rsidP="00D017A2">
      <w:pPr>
        <w:pStyle w:val="NormalWeb"/>
        <w:spacing w:after="0" w:afterAutospacing="0" w:line="360" w:lineRule="auto"/>
        <w:rPr>
          <w:rFonts w:asciiTheme="minorHAnsi" w:hAnsiTheme="minorHAnsi"/>
        </w:rPr>
      </w:pPr>
      <w:r w:rsidRPr="0003497D">
        <w:rPr>
          <w:rFonts w:asciiTheme="minorHAnsi" w:hAnsiTheme="minorHAnsi"/>
        </w:rPr>
        <w:t xml:space="preserve">Sistema Nacional de Información e Integración de Mercados (SNIIM). (s. f.-b). Precios de jitomate (tomate rojo). </w:t>
      </w:r>
      <w:hyperlink r:id="rId32" w:tgtFrame="_blank" w:history="1">
        <w:r w:rsidRPr="0003497D">
          <w:rPr>
            <w:rStyle w:val="Hipervnculo"/>
            <w:rFonts w:asciiTheme="minorHAnsi" w:hAnsiTheme="minorHAnsi"/>
          </w:rPr>
          <w:t>https://www.economia-sniim.gob.mx/sniimtomate.asp</w:t>
        </w:r>
      </w:hyperlink>
    </w:p>
    <w:p w14:paraId="5E56679B" w14:textId="057317FD" w:rsidR="007B285D" w:rsidRPr="0003497D" w:rsidRDefault="00553BB8" w:rsidP="00D017A2">
      <w:pPr>
        <w:spacing w:after="0" w:line="360" w:lineRule="auto"/>
        <w:ind w:left="708" w:hanging="708"/>
        <w:rPr>
          <w:sz w:val="24"/>
          <w:szCs w:val="24"/>
        </w:rPr>
      </w:pPr>
      <w:proofErr w:type="spellStart"/>
      <w:r w:rsidRPr="0003497D">
        <w:rPr>
          <w:sz w:val="24"/>
          <w:szCs w:val="24"/>
        </w:rPr>
        <w:t>W</w:t>
      </w:r>
      <w:r w:rsidR="00A2581B" w:rsidRPr="0003497D">
        <w:rPr>
          <w:sz w:val="24"/>
          <w:szCs w:val="24"/>
        </w:rPr>
        <w:t>eatherSpark</w:t>
      </w:r>
      <w:proofErr w:type="spellEnd"/>
      <w:r w:rsidR="00A2581B" w:rsidRPr="0003497D">
        <w:rPr>
          <w:sz w:val="24"/>
          <w:szCs w:val="24"/>
        </w:rPr>
        <w:t>. (s. f.). Tiempo promedio en el verano en Sonora, México.</w:t>
      </w:r>
      <w:r w:rsidR="00DD790D" w:rsidRPr="0003497D">
        <w:rPr>
          <w:sz w:val="24"/>
          <w:szCs w:val="24"/>
        </w:rPr>
        <w:t xml:space="preserve">  </w:t>
      </w:r>
      <w:hyperlink r:id="rId33" w:history="1">
        <w:r w:rsidR="00DD790D" w:rsidRPr="0003497D">
          <w:rPr>
            <w:rStyle w:val="Hipervnculo"/>
            <w:sz w:val="24"/>
            <w:szCs w:val="24"/>
          </w:rPr>
          <w:t>https://es.weatherspark.com/s/8716/1/Tiempo-promedio-en-el-verano-en-Sonora-M%C3%A9xico</w:t>
        </w:r>
      </w:hyperlink>
      <w:r w:rsidR="00F20C82" w:rsidRPr="0003497D">
        <w:rPr>
          <w:sz w:val="24"/>
          <w:szCs w:val="24"/>
        </w:rPr>
        <w:t xml:space="preserve"> </w:t>
      </w:r>
    </w:p>
    <w:p w14:paraId="70AB4C6E" w14:textId="3A9611E8" w:rsidR="00D30FC1" w:rsidRDefault="00A2581B" w:rsidP="00D017A2">
      <w:pPr>
        <w:spacing w:after="0" w:line="360" w:lineRule="auto"/>
        <w:ind w:left="708" w:hanging="708"/>
      </w:pPr>
      <w:r w:rsidRPr="0003497D">
        <w:rPr>
          <w:sz w:val="24"/>
          <w:szCs w:val="24"/>
        </w:rPr>
        <w:t>Yara. (s. f.). Principios agronómicos en tomate.</w:t>
      </w:r>
      <w:r w:rsidR="00DD790D" w:rsidRPr="0003497D">
        <w:rPr>
          <w:sz w:val="24"/>
          <w:szCs w:val="24"/>
        </w:rPr>
        <w:t xml:space="preserve">  </w:t>
      </w:r>
      <w:hyperlink r:id="rId34" w:history="1">
        <w:r w:rsidR="00F20C82" w:rsidRPr="0003497D">
          <w:rPr>
            <w:rStyle w:val="Hipervnculo"/>
            <w:sz w:val="24"/>
            <w:szCs w:val="24"/>
          </w:rPr>
          <w:t>https://www.yara.com.mx/nutricionvegetal/tomate/principios-agronomicos-en-tomate/</w:t>
        </w:r>
      </w:hyperlink>
    </w:p>
    <w:p w14:paraId="3D77C44E" w14:textId="24464AF0" w:rsidR="00BE64D5" w:rsidRPr="0003497D" w:rsidRDefault="00394B6C" w:rsidP="00394B6C">
      <w:pPr>
        <w:spacing w:after="0" w:line="360" w:lineRule="auto"/>
        <w:rPr>
          <w:sz w:val="24"/>
          <w:szCs w:val="24"/>
        </w:rPr>
      </w:pPr>
      <w:r w:rsidRPr="00394B6C">
        <w:rPr>
          <w:noProof/>
        </w:rPr>
        <w:t xml:space="preserve"> </w:t>
      </w:r>
    </w:p>
    <w:sectPr w:rsidR="00BE64D5" w:rsidRPr="0003497D" w:rsidSect="005A06C3">
      <w:headerReference w:type="even" r:id="rId35"/>
      <w:headerReference w:type="default" r:id="rId36"/>
      <w:footerReference w:type="even" r:id="rId37"/>
      <w:footerReference w:type="default" r:id="rId38"/>
      <w:pgSz w:w="12240" w:h="15840"/>
      <w:pgMar w:top="284" w:right="900"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5BD40" w14:textId="77777777" w:rsidR="00583733" w:rsidRDefault="00583733" w:rsidP="003F190C">
      <w:pPr>
        <w:spacing w:after="0" w:line="240" w:lineRule="auto"/>
      </w:pPr>
      <w:r>
        <w:separator/>
      </w:r>
    </w:p>
  </w:endnote>
  <w:endnote w:type="continuationSeparator" w:id="0">
    <w:p w14:paraId="78429805" w14:textId="77777777" w:rsidR="00583733" w:rsidRDefault="00583733" w:rsidP="003F190C">
      <w:pPr>
        <w:spacing w:after="0" w:line="240" w:lineRule="auto"/>
      </w:pPr>
      <w:r>
        <w:continuationSeparator/>
      </w:r>
    </w:p>
  </w:endnote>
  <w:endnote w:type="continuationNotice" w:id="1">
    <w:p w14:paraId="786F652A" w14:textId="77777777" w:rsidR="00583733" w:rsidRDefault="005837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mbria"/>
    <w:charset w:val="00"/>
    <w:family w:val="roman"/>
    <w:pitch w:val="default"/>
  </w:font>
  <w:font w:name="Yu Mincho">
    <w:altName w:val="游明朝"/>
    <w:charset w:val="80"/>
    <w:family w:val="roman"/>
    <w:pitch w:val="variable"/>
    <w:sig w:usb0="800002E7" w:usb1="2AC7FCFF" w:usb2="00000012" w:usb3="00000000" w:csb0="0002009F" w:csb1="00000000"/>
  </w:font>
  <w:font w:name="UICTFontTextStyleBody">
    <w:altName w:val="Cambria"/>
    <w:charset w:val="00"/>
    <w:family w:val="roman"/>
    <w:pitch w:val="default"/>
  </w:font>
  <w:font w:name="UICTFontTextStyleEmphasizedBody">
    <w:altName w:val="Cambria"/>
    <w:charset w:val="00"/>
    <w:family w:val="roman"/>
    <w:pitch w:val="default"/>
  </w:font>
  <w:font w:name="Bernard MT Condensed">
    <w:panose1 w:val="02050806060905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194147367"/>
      <w:docPartObj>
        <w:docPartGallery w:val="Page Numbers (Bottom of Page)"/>
        <w:docPartUnique/>
      </w:docPartObj>
    </w:sdtPr>
    <w:sdtEndPr>
      <w:rPr>
        <w:rStyle w:val="Nmerodepgina"/>
      </w:rPr>
    </w:sdtEndPr>
    <w:sdtContent>
      <w:p w14:paraId="71FFAB32" w14:textId="54C9CA7B" w:rsidR="00185EDC" w:rsidRDefault="00185EDC">
        <w:pPr>
          <w:pStyle w:val="Piedepgina"/>
          <w:framePr w:wrap="none" w:vAnchor="text" w:hAnchor="margin" w:xAlign="right" w:y="1"/>
          <w:jc w:val="right"/>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sdt>
    <w:sdtPr>
      <w:rPr>
        <w:rStyle w:val="Nmerodepgina"/>
      </w:rPr>
      <w:id w:val="1211846163"/>
      <w:docPartObj>
        <w:docPartGallery w:val="Page Numbers (Bottom of Page)"/>
        <w:docPartUnique/>
      </w:docPartObj>
    </w:sdtPr>
    <w:sdtEndPr>
      <w:rPr>
        <w:rStyle w:val="Nmerodepgina"/>
      </w:rPr>
    </w:sdtEndPr>
    <w:sdtContent>
      <w:p w14:paraId="51FA39F7" w14:textId="1479C851" w:rsidR="00676624" w:rsidRDefault="00676624" w:rsidP="00185EDC">
        <w:pPr>
          <w:pStyle w:val="Piedepgina"/>
          <w:framePr w:wrap="none" w:vAnchor="text" w:hAnchor="margin" w:xAlign="right" w:y="1"/>
          <w:ind w:right="360"/>
          <w:jc w:val="right"/>
          <w:rPr>
            <w:rStyle w:val="Nmerodepgina"/>
          </w:rPr>
        </w:pPr>
        <w:r>
          <w:rPr>
            <w:rStyle w:val="Nmerodepgina"/>
          </w:rPr>
          <w:t xml:space="preserve">Página </w:t>
        </w:r>
        <w:r>
          <w:rPr>
            <w:rStyle w:val="Nmerodepgina"/>
          </w:rPr>
          <w:fldChar w:fldCharType="begin"/>
        </w:r>
        <w:r>
          <w:rPr>
            <w:rStyle w:val="Nmerodepgina"/>
          </w:rPr>
          <w:instrText xml:space="preserve"> PAGE </w:instrTex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sidR="007604B8">
          <w:rPr>
            <w:rStyle w:val="Nmerodepgina"/>
            <w:noProof/>
          </w:rPr>
          <w:t>11</w:t>
        </w:r>
        <w:r>
          <w:rPr>
            <w:rStyle w:val="Nmerodepgina"/>
          </w:rPr>
          <w:fldChar w:fldCharType="end"/>
        </w:r>
      </w:p>
    </w:sdtContent>
  </w:sdt>
  <w:p w14:paraId="766AA174" w14:textId="77777777" w:rsidR="007E6B94" w:rsidRDefault="007E6B94" w:rsidP="0067662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277988077"/>
      <w:docPartObj>
        <w:docPartGallery w:val="Page Numbers (Bottom of Page)"/>
        <w:docPartUnique/>
      </w:docPartObj>
    </w:sdtPr>
    <w:sdtEndPr>
      <w:rPr>
        <w:rStyle w:val="Nmerodepgina"/>
      </w:rPr>
    </w:sdtEndPr>
    <w:sdtContent>
      <w:p w14:paraId="7DFC3D68" w14:textId="1DF3FF7E" w:rsidR="00185EDC" w:rsidRDefault="00185EDC">
        <w:pPr>
          <w:pStyle w:val="Piedepgina"/>
          <w:framePr w:wrap="none" w:vAnchor="text" w:hAnchor="margin" w:xAlign="right" w:y="1"/>
          <w:jc w:val="right"/>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49EE9D03" w14:textId="77777777" w:rsidR="007E6B94" w:rsidRDefault="007E6B94" w:rsidP="00676624">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38A1B" w14:textId="77777777" w:rsidR="00583733" w:rsidRDefault="00583733" w:rsidP="003F190C">
      <w:pPr>
        <w:spacing w:after="0" w:line="240" w:lineRule="auto"/>
      </w:pPr>
      <w:r>
        <w:separator/>
      </w:r>
    </w:p>
  </w:footnote>
  <w:footnote w:type="continuationSeparator" w:id="0">
    <w:p w14:paraId="1E8AF99E" w14:textId="77777777" w:rsidR="00583733" w:rsidRDefault="00583733" w:rsidP="003F190C">
      <w:pPr>
        <w:spacing w:after="0" w:line="240" w:lineRule="auto"/>
      </w:pPr>
      <w:r>
        <w:continuationSeparator/>
      </w:r>
    </w:p>
  </w:footnote>
  <w:footnote w:type="continuationNotice" w:id="1">
    <w:p w14:paraId="3AB7371D" w14:textId="77777777" w:rsidR="00583733" w:rsidRDefault="0058373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533811868"/>
      <w:docPartObj>
        <w:docPartGallery w:val="Page Numbers (Top of Page)"/>
        <w:docPartUnique/>
      </w:docPartObj>
    </w:sdtPr>
    <w:sdtEndPr>
      <w:rPr>
        <w:rStyle w:val="Nmerodepgina"/>
      </w:rPr>
    </w:sdtEndPr>
    <w:sdtContent>
      <w:p w14:paraId="4810703B" w14:textId="72DF0033" w:rsidR="003F190C" w:rsidRDefault="003F190C" w:rsidP="00676624">
        <w:pPr>
          <w:pStyle w:val="Encabezado"/>
          <w:framePr w:wrap="none" w:vAnchor="text" w:hAnchor="margin" w:xAlign="right" w:y="1"/>
          <w:jc w:val="right"/>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3148ACF1" w14:textId="77777777" w:rsidR="003F190C" w:rsidRDefault="003F190C" w:rsidP="003F190C">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96654" w14:textId="77777777" w:rsidR="003F190C" w:rsidRDefault="003F190C" w:rsidP="003F190C">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B6E2C"/>
    <w:multiLevelType w:val="hybridMultilevel"/>
    <w:tmpl w:val="A6046CD2"/>
    <w:lvl w:ilvl="0" w:tplc="080A0011">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0BC1211A"/>
    <w:multiLevelType w:val="hybridMultilevel"/>
    <w:tmpl w:val="1F16EB36"/>
    <w:lvl w:ilvl="0" w:tplc="FFFFFFFF">
      <w:numFmt w:val="bullet"/>
      <w:lvlText w:val="-"/>
      <w:lvlJc w:val="left"/>
      <w:pPr>
        <w:ind w:left="1600" w:hanging="360"/>
      </w:pPr>
      <w:rPr>
        <w:rFonts w:ascii="Calibri" w:eastAsiaTheme="minorHAnsi" w:hAnsi="Calibri" w:cstheme="minorBidi" w:hint="default"/>
      </w:rPr>
    </w:lvl>
    <w:lvl w:ilvl="1" w:tplc="080A0003" w:tentative="1">
      <w:start w:val="1"/>
      <w:numFmt w:val="bullet"/>
      <w:lvlText w:val="o"/>
      <w:lvlJc w:val="left"/>
      <w:pPr>
        <w:ind w:left="2320" w:hanging="360"/>
      </w:pPr>
      <w:rPr>
        <w:rFonts w:ascii="Courier New" w:hAnsi="Courier New" w:cs="Courier New" w:hint="default"/>
      </w:rPr>
    </w:lvl>
    <w:lvl w:ilvl="2" w:tplc="080A0005" w:tentative="1">
      <w:start w:val="1"/>
      <w:numFmt w:val="bullet"/>
      <w:lvlText w:val=""/>
      <w:lvlJc w:val="left"/>
      <w:pPr>
        <w:ind w:left="3040" w:hanging="360"/>
      </w:pPr>
      <w:rPr>
        <w:rFonts w:ascii="Wingdings" w:hAnsi="Wingdings" w:hint="default"/>
      </w:rPr>
    </w:lvl>
    <w:lvl w:ilvl="3" w:tplc="080A0001" w:tentative="1">
      <w:start w:val="1"/>
      <w:numFmt w:val="bullet"/>
      <w:lvlText w:val=""/>
      <w:lvlJc w:val="left"/>
      <w:pPr>
        <w:ind w:left="3760" w:hanging="360"/>
      </w:pPr>
      <w:rPr>
        <w:rFonts w:ascii="Symbol" w:hAnsi="Symbol" w:hint="default"/>
      </w:rPr>
    </w:lvl>
    <w:lvl w:ilvl="4" w:tplc="080A0003" w:tentative="1">
      <w:start w:val="1"/>
      <w:numFmt w:val="bullet"/>
      <w:lvlText w:val="o"/>
      <w:lvlJc w:val="left"/>
      <w:pPr>
        <w:ind w:left="4480" w:hanging="360"/>
      </w:pPr>
      <w:rPr>
        <w:rFonts w:ascii="Courier New" w:hAnsi="Courier New" w:cs="Courier New" w:hint="default"/>
      </w:rPr>
    </w:lvl>
    <w:lvl w:ilvl="5" w:tplc="080A0005" w:tentative="1">
      <w:start w:val="1"/>
      <w:numFmt w:val="bullet"/>
      <w:lvlText w:val=""/>
      <w:lvlJc w:val="left"/>
      <w:pPr>
        <w:ind w:left="5200" w:hanging="360"/>
      </w:pPr>
      <w:rPr>
        <w:rFonts w:ascii="Wingdings" w:hAnsi="Wingdings" w:hint="default"/>
      </w:rPr>
    </w:lvl>
    <w:lvl w:ilvl="6" w:tplc="080A0001" w:tentative="1">
      <w:start w:val="1"/>
      <w:numFmt w:val="bullet"/>
      <w:lvlText w:val=""/>
      <w:lvlJc w:val="left"/>
      <w:pPr>
        <w:ind w:left="5920" w:hanging="360"/>
      </w:pPr>
      <w:rPr>
        <w:rFonts w:ascii="Symbol" w:hAnsi="Symbol" w:hint="default"/>
      </w:rPr>
    </w:lvl>
    <w:lvl w:ilvl="7" w:tplc="080A0003" w:tentative="1">
      <w:start w:val="1"/>
      <w:numFmt w:val="bullet"/>
      <w:lvlText w:val="o"/>
      <w:lvlJc w:val="left"/>
      <w:pPr>
        <w:ind w:left="6640" w:hanging="360"/>
      </w:pPr>
      <w:rPr>
        <w:rFonts w:ascii="Courier New" w:hAnsi="Courier New" w:cs="Courier New" w:hint="default"/>
      </w:rPr>
    </w:lvl>
    <w:lvl w:ilvl="8" w:tplc="080A0005" w:tentative="1">
      <w:start w:val="1"/>
      <w:numFmt w:val="bullet"/>
      <w:lvlText w:val=""/>
      <w:lvlJc w:val="left"/>
      <w:pPr>
        <w:ind w:left="7360" w:hanging="360"/>
      </w:pPr>
      <w:rPr>
        <w:rFonts w:ascii="Wingdings" w:hAnsi="Wingdings" w:hint="default"/>
      </w:rPr>
    </w:lvl>
  </w:abstractNum>
  <w:abstractNum w:abstractNumId="2" w15:restartNumberingAfterBreak="0">
    <w:nsid w:val="1AAE3B7F"/>
    <w:multiLevelType w:val="hybridMultilevel"/>
    <w:tmpl w:val="25C411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56D7A48"/>
    <w:multiLevelType w:val="hybridMultilevel"/>
    <w:tmpl w:val="7B6A36F4"/>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8683199"/>
    <w:multiLevelType w:val="hybridMultilevel"/>
    <w:tmpl w:val="DDD60C98"/>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98A2D05"/>
    <w:multiLevelType w:val="hybridMultilevel"/>
    <w:tmpl w:val="B3C07D20"/>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AAE71B1"/>
    <w:multiLevelType w:val="multilevel"/>
    <w:tmpl w:val="3A1EFDDE"/>
    <w:lvl w:ilvl="0">
      <w:start w:val="1"/>
      <w:numFmt w:val="decimal"/>
      <w:lvlText w:val="%1"/>
      <w:lvlJc w:val="left"/>
      <w:pPr>
        <w:ind w:left="384" w:hanging="384"/>
      </w:pPr>
      <w:rPr>
        <w:rFonts w:hint="default"/>
      </w:rPr>
    </w:lvl>
    <w:lvl w:ilvl="1">
      <w:start w:val="1"/>
      <w:numFmt w:val="decimal"/>
      <w:lvlText w:val="%1.%2"/>
      <w:lvlJc w:val="left"/>
      <w:pPr>
        <w:ind w:left="1104" w:hanging="720"/>
      </w:pPr>
      <w:rPr>
        <w:rFonts w:hint="default"/>
        <w:color w:val="000000" w:themeColor="text1"/>
      </w:rPr>
    </w:lvl>
    <w:lvl w:ilvl="2">
      <w:start w:val="1"/>
      <w:numFmt w:val="decimal"/>
      <w:lvlText w:val="%1.%2.%3"/>
      <w:lvlJc w:val="left"/>
      <w:pPr>
        <w:ind w:left="1488" w:hanging="720"/>
      </w:pPr>
      <w:rPr>
        <w:rFonts w:hint="default"/>
        <w:color w:val="000000" w:themeColor="text1"/>
      </w:rPr>
    </w:lvl>
    <w:lvl w:ilvl="3">
      <w:start w:val="1"/>
      <w:numFmt w:val="decimal"/>
      <w:lvlText w:val="%1.%2.%3.%4"/>
      <w:lvlJc w:val="left"/>
      <w:pPr>
        <w:ind w:left="2232" w:hanging="108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360" w:hanging="1440"/>
      </w:pPr>
      <w:rPr>
        <w:rFonts w:hint="default"/>
      </w:rPr>
    </w:lvl>
    <w:lvl w:ilvl="6">
      <w:start w:val="1"/>
      <w:numFmt w:val="decimal"/>
      <w:lvlText w:val="%1.%2.%3.%4.%5.%6.%7"/>
      <w:lvlJc w:val="left"/>
      <w:pPr>
        <w:ind w:left="4104" w:hanging="1800"/>
      </w:pPr>
      <w:rPr>
        <w:rFonts w:hint="default"/>
      </w:rPr>
    </w:lvl>
    <w:lvl w:ilvl="7">
      <w:start w:val="1"/>
      <w:numFmt w:val="decimal"/>
      <w:lvlText w:val="%1.%2.%3.%4.%5.%6.%7.%8"/>
      <w:lvlJc w:val="left"/>
      <w:pPr>
        <w:ind w:left="4488" w:hanging="1800"/>
      </w:pPr>
      <w:rPr>
        <w:rFonts w:hint="default"/>
      </w:rPr>
    </w:lvl>
    <w:lvl w:ilvl="8">
      <w:start w:val="1"/>
      <w:numFmt w:val="decimal"/>
      <w:lvlText w:val="%1.%2.%3.%4.%5.%6.%7.%8.%9"/>
      <w:lvlJc w:val="left"/>
      <w:pPr>
        <w:ind w:left="5232" w:hanging="2160"/>
      </w:pPr>
      <w:rPr>
        <w:rFonts w:hint="default"/>
      </w:rPr>
    </w:lvl>
  </w:abstractNum>
  <w:abstractNum w:abstractNumId="7" w15:restartNumberingAfterBreak="0">
    <w:nsid w:val="3E394705"/>
    <w:multiLevelType w:val="hybridMultilevel"/>
    <w:tmpl w:val="93E08FC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D4E32EF"/>
    <w:multiLevelType w:val="multilevel"/>
    <w:tmpl w:val="62A6FAC6"/>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F795F3E"/>
    <w:multiLevelType w:val="hybridMultilevel"/>
    <w:tmpl w:val="2842EC76"/>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09F0174"/>
    <w:multiLevelType w:val="multilevel"/>
    <w:tmpl w:val="B41ADC1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1" w15:restartNumberingAfterBreak="0">
    <w:nsid w:val="65204412"/>
    <w:multiLevelType w:val="hybridMultilevel"/>
    <w:tmpl w:val="25C411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A3249CA"/>
    <w:multiLevelType w:val="hybridMultilevel"/>
    <w:tmpl w:val="8048E992"/>
    <w:lvl w:ilvl="0" w:tplc="080A0011">
      <w:start w:val="1"/>
      <w:numFmt w:val="decimal"/>
      <w:lvlText w:val="%1)"/>
      <w:lvlJc w:val="left"/>
      <w:pPr>
        <w:ind w:left="720" w:hanging="360"/>
      </w:pPr>
    </w:lvl>
    <w:lvl w:ilvl="1" w:tplc="458C8D22">
      <w:start w:val="1"/>
      <w:numFmt w:val="decimal"/>
      <w:lvlText w:val="%2."/>
      <w:lvlJc w:val="left"/>
      <w:pPr>
        <w:ind w:left="1460" w:hanging="380"/>
      </w:pPr>
      <w:rPr>
        <w:rFonts w:hint="default"/>
        <w:sz w:val="24"/>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C906B15"/>
    <w:multiLevelType w:val="hybridMultilevel"/>
    <w:tmpl w:val="E22EC4A2"/>
    <w:lvl w:ilvl="0" w:tplc="1B588188">
      <w:start w:val="1"/>
      <w:numFmt w:val="decimal"/>
      <w:lvlText w:val="%1)"/>
      <w:lvlJc w:val="left"/>
      <w:pPr>
        <w:ind w:left="720" w:hanging="360"/>
      </w:pPr>
      <w:rPr>
        <w:rFonts w:hint="default"/>
        <w:b w:val="0"/>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88239061">
    <w:abstractNumId w:val="10"/>
  </w:num>
  <w:num w:numId="2" w16cid:durableId="244917079">
    <w:abstractNumId w:val="8"/>
  </w:num>
  <w:num w:numId="3" w16cid:durableId="1507596888">
    <w:abstractNumId w:val="6"/>
  </w:num>
  <w:num w:numId="4" w16cid:durableId="509299074">
    <w:abstractNumId w:val="13"/>
  </w:num>
  <w:num w:numId="5" w16cid:durableId="1511406478">
    <w:abstractNumId w:val="12"/>
  </w:num>
  <w:num w:numId="6" w16cid:durableId="1999648786">
    <w:abstractNumId w:val="4"/>
  </w:num>
  <w:num w:numId="7" w16cid:durableId="599996048">
    <w:abstractNumId w:val="11"/>
  </w:num>
  <w:num w:numId="8" w16cid:durableId="1009481904">
    <w:abstractNumId w:val="2"/>
  </w:num>
  <w:num w:numId="9" w16cid:durableId="1696270554">
    <w:abstractNumId w:val="7"/>
  </w:num>
  <w:num w:numId="10" w16cid:durableId="1758020098">
    <w:abstractNumId w:val="0"/>
  </w:num>
  <w:num w:numId="11" w16cid:durableId="602686352">
    <w:abstractNumId w:val="5"/>
  </w:num>
  <w:num w:numId="12" w16cid:durableId="1352997267">
    <w:abstractNumId w:val="9"/>
  </w:num>
  <w:num w:numId="13" w16cid:durableId="1725636537">
    <w:abstractNumId w:val="3"/>
  </w:num>
  <w:num w:numId="14" w16cid:durableId="624583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143"/>
    <w:rsid w:val="00001DCD"/>
    <w:rsid w:val="00003446"/>
    <w:rsid w:val="00003BAB"/>
    <w:rsid w:val="00003F7C"/>
    <w:rsid w:val="000052D8"/>
    <w:rsid w:val="000142D0"/>
    <w:rsid w:val="00015711"/>
    <w:rsid w:val="000200CA"/>
    <w:rsid w:val="00020851"/>
    <w:rsid w:val="0002111E"/>
    <w:rsid w:val="000213EB"/>
    <w:rsid w:val="00021E80"/>
    <w:rsid w:val="000222E8"/>
    <w:rsid w:val="00025111"/>
    <w:rsid w:val="000258D2"/>
    <w:rsid w:val="00025903"/>
    <w:rsid w:val="00031361"/>
    <w:rsid w:val="000327A4"/>
    <w:rsid w:val="00032FF2"/>
    <w:rsid w:val="000341CF"/>
    <w:rsid w:val="00034607"/>
    <w:rsid w:val="0003497D"/>
    <w:rsid w:val="00037A11"/>
    <w:rsid w:val="00042DB0"/>
    <w:rsid w:val="0004498A"/>
    <w:rsid w:val="00044C7C"/>
    <w:rsid w:val="00045779"/>
    <w:rsid w:val="00050002"/>
    <w:rsid w:val="00053CC1"/>
    <w:rsid w:val="00055344"/>
    <w:rsid w:val="00056817"/>
    <w:rsid w:val="000576C9"/>
    <w:rsid w:val="0006014D"/>
    <w:rsid w:val="00061401"/>
    <w:rsid w:val="00065043"/>
    <w:rsid w:val="00067BF1"/>
    <w:rsid w:val="00070DE5"/>
    <w:rsid w:val="00074F1A"/>
    <w:rsid w:val="00075239"/>
    <w:rsid w:val="00075BDE"/>
    <w:rsid w:val="0007609B"/>
    <w:rsid w:val="00082B88"/>
    <w:rsid w:val="00086833"/>
    <w:rsid w:val="00086DB7"/>
    <w:rsid w:val="00087487"/>
    <w:rsid w:val="00095719"/>
    <w:rsid w:val="00095A37"/>
    <w:rsid w:val="00097189"/>
    <w:rsid w:val="000A1283"/>
    <w:rsid w:val="000A2B68"/>
    <w:rsid w:val="000A5ADA"/>
    <w:rsid w:val="000A6BF9"/>
    <w:rsid w:val="000A7AB8"/>
    <w:rsid w:val="000A7BD5"/>
    <w:rsid w:val="000B2DD8"/>
    <w:rsid w:val="000B5526"/>
    <w:rsid w:val="000B6A0B"/>
    <w:rsid w:val="000C0E64"/>
    <w:rsid w:val="000C2809"/>
    <w:rsid w:val="000C4DCD"/>
    <w:rsid w:val="000C5F46"/>
    <w:rsid w:val="000D1A37"/>
    <w:rsid w:val="000D23AF"/>
    <w:rsid w:val="000D26E1"/>
    <w:rsid w:val="000D2935"/>
    <w:rsid w:val="000D4FDF"/>
    <w:rsid w:val="000E134C"/>
    <w:rsid w:val="000E5A2C"/>
    <w:rsid w:val="000E7750"/>
    <w:rsid w:val="000F1208"/>
    <w:rsid w:val="000F3B70"/>
    <w:rsid w:val="00105C07"/>
    <w:rsid w:val="00107F2A"/>
    <w:rsid w:val="0011686D"/>
    <w:rsid w:val="00116B96"/>
    <w:rsid w:val="00117AE6"/>
    <w:rsid w:val="00117B45"/>
    <w:rsid w:val="001200E8"/>
    <w:rsid w:val="001209F0"/>
    <w:rsid w:val="00125ECA"/>
    <w:rsid w:val="0012602C"/>
    <w:rsid w:val="00126E24"/>
    <w:rsid w:val="00132FB3"/>
    <w:rsid w:val="001342AD"/>
    <w:rsid w:val="001401B4"/>
    <w:rsid w:val="00142EC1"/>
    <w:rsid w:val="001454A7"/>
    <w:rsid w:val="001462E3"/>
    <w:rsid w:val="00146E71"/>
    <w:rsid w:val="00147EE2"/>
    <w:rsid w:val="0015227D"/>
    <w:rsid w:val="001534FD"/>
    <w:rsid w:val="00153BBB"/>
    <w:rsid w:val="00155EAB"/>
    <w:rsid w:val="00157D16"/>
    <w:rsid w:val="00160012"/>
    <w:rsid w:val="00164582"/>
    <w:rsid w:val="00165161"/>
    <w:rsid w:val="0016621B"/>
    <w:rsid w:val="001700F6"/>
    <w:rsid w:val="00171342"/>
    <w:rsid w:val="00171DEB"/>
    <w:rsid w:val="0017225C"/>
    <w:rsid w:val="00173DEE"/>
    <w:rsid w:val="00175A71"/>
    <w:rsid w:val="00175C18"/>
    <w:rsid w:val="0018049D"/>
    <w:rsid w:val="00180B0E"/>
    <w:rsid w:val="00183496"/>
    <w:rsid w:val="00183BAF"/>
    <w:rsid w:val="001850D2"/>
    <w:rsid w:val="00185EDC"/>
    <w:rsid w:val="001903BA"/>
    <w:rsid w:val="00191B6E"/>
    <w:rsid w:val="00194B8A"/>
    <w:rsid w:val="00196945"/>
    <w:rsid w:val="001A0E70"/>
    <w:rsid w:val="001A1018"/>
    <w:rsid w:val="001A1B67"/>
    <w:rsid w:val="001A3F4B"/>
    <w:rsid w:val="001A450B"/>
    <w:rsid w:val="001A4ECF"/>
    <w:rsid w:val="001A6272"/>
    <w:rsid w:val="001A62DA"/>
    <w:rsid w:val="001A6596"/>
    <w:rsid w:val="001A6DD0"/>
    <w:rsid w:val="001A729C"/>
    <w:rsid w:val="001A7FE5"/>
    <w:rsid w:val="001B2967"/>
    <w:rsid w:val="001B3CB2"/>
    <w:rsid w:val="001C1E6C"/>
    <w:rsid w:val="001C1F8D"/>
    <w:rsid w:val="001C3FB1"/>
    <w:rsid w:val="001C4D69"/>
    <w:rsid w:val="001C60F9"/>
    <w:rsid w:val="001C7981"/>
    <w:rsid w:val="001D0EAC"/>
    <w:rsid w:val="001D16A4"/>
    <w:rsid w:val="001D68F3"/>
    <w:rsid w:val="001E010E"/>
    <w:rsid w:val="001E1461"/>
    <w:rsid w:val="001E234F"/>
    <w:rsid w:val="001E34DE"/>
    <w:rsid w:val="001E399D"/>
    <w:rsid w:val="001E4F1E"/>
    <w:rsid w:val="001E66A9"/>
    <w:rsid w:val="001E6A0F"/>
    <w:rsid w:val="001E6A90"/>
    <w:rsid w:val="001E7522"/>
    <w:rsid w:val="001F0188"/>
    <w:rsid w:val="001F2879"/>
    <w:rsid w:val="001F36D4"/>
    <w:rsid w:val="001F6C9F"/>
    <w:rsid w:val="001F70DB"/>
    <w:rsid w:val="001F737D"/>
    <w:rsid w:val="00201FAC"/>
    <w:rsid w:val="0020465B"/>
    <w:rsid w:val="00205143"/>
    <w:rsid w:val="00205A6A"/>
    <w:rsid w:val="002075F2"/>
    <w:rsid w:val="00210A1D"/>
    <w:rsid w:val="00211D85"/>
    <w:rsid w:val="002133AE"/>
    <w:rsid w:val="002142D7"/>
    <w:rsid w:val="00215F7B"/>
    <w:rsid w:val="00215F8D"/>
    <w:rsid w:val="0021630A"/>
    <w:rsid w:val="0021659B"/>
    <w:rsid w:val="00216877"/>
    <w:rsid w:val="0021694C"/>
    <w:rsid w:val="0022416F"/>
    <w:rsid w:val="00225EB4"/>
    <w:rsid w:val="00227D84"/>
    <w:rsid w:val="002323BC"/>
    <w:rsid w:val="00236AC3"/>
    <w:rsid w:val="00236D2B"/>
    <w:rsid w:val="00242BFF"/>
    <w:rsid w:val="002509F1"/>
    <w:rsid w:val="0025473A"/>
    <w:rsid w:val="00255343"/>
    <w:rsid w:val="00256C1F"/>
    <w:rsid w:val="00261991"/>
    <w:rsid w:val="00262B6D"/>
    <w:rsid w:val="002651AE"/>
    <w:rsid w:val="002662E8"/>
    <w:rsid w:val="0026636A"/>
    <w:rsid w:val="002667D7"/>
    <w:rsid w:val="002712C4"/>
    <w:rsid w:val="002712F9"/>
    <w:rsid w:val="002740D1"/>
    <w:rsid w:val="00276AAC"/>
    <w:rsid w:val="002830ED"/>
    <w:rsid w:val="0028412C"/>
    <w:rsid w:val="002845D5"/>
    <w:rsid w:val="0028533A"/>
    <w:rsid w:val="00286508"/>
    <w:rsid w:val="002875A1"/>
    <w:rsid w:val="002920F5"/>
    <w:rsid w:val="00292C6F"/>
    <w:rsid w:val="00293C12"/>
    <w:rsid w:val="002A09F5"/>
    <w:rsid w:val="002A1519"/>
    <w:rsid w:val="002A4689"/>
    <w:rsid w:val="002A7D73"/>
    <w:rsid w:val="002B5263"/>
    <w:rsid w:val="002B7FE9"/>
    <w:rsid w:val="002C3497"/>
    <w:rsid w:val="002C5018"/>
    <w:rsid w:val="002C7740"/>
    <w:rsid w:val="002D0E87"/>
    <w:rsid w:val="002D1676"/>
    <w:rsid w:val="002D3EF8"/>
    <w:rsid w:val="002D410F"/>
    <w:rsid w:val="002D62FE"/>
    <w:rsid w:val="002D6B52"/>
    <w:rsid w:val="002D7F21"/>
    <w:rsid w:val="002E26C5"/>
    <w:rsid w:val="002E2946"/>
    <w:rsid w:val="002E3748"/>
    <w:rsid w:val="002E5896"/>
    <w:rsid w:val="002F2294"/>
    <w:rsid w:val="002F231F"/>
    <w:rsid w:val="002F2915"/>
    <w:rsid w:val="002F3353"/>
    <w:rsid w:val="002F5F3E"/>
    <w:rsid w:val="002F66C5"/>
    <w:rsid w:val="002F700D"/>
    <w:rsid w:val="002F7E8B"/>
    <w:rsid w:val="00304C61"/>
    <w:rsid w:val="0031471D"/>
    <w:rsid w:val="00314836"/>
    <w:rsid w:val="0031558F"/>
    <w:rsid w:val="003156CD"/>
    <w:rsid w:val="00317939"/>
    <w:rsid w:val="003216DF"/>
    <w:rsid w:val="00323473"/>
    <w:rsid w:val="00324B4F"/>
    <w:rsid w:val="00330571"/>
    <w:rsid w:val="00330FD8"/>
    <w:rsid w:val="00331DB6"/>
    <w:rsid w:val="00335F14"/>
    <w:rsid w:val="00340EC3"/>
    <w:rsid w:val="00341922"/>
    <w:rsid w:val="00342BE5"/>
    <w:rsid w:val="00344133"/>
    <w:rsid w:val="0034465D"/>
    <w:rsid w:val="00344AC5"/>
    <w:rsid w:val="00345E74"/>
    <w:rsid w:val="003464F4"/>
    <w:rsid w:val="00346CDA"/>
    <w:rsid w:val="0035283D"/>
    <w:rsid w:val="003562E8"/>
    <w:rsid w:val="00356BE3"/>
    <w:rsid w:val="00360582"/>
    <w:rsid w:val="00361152"/>
    <w:rsid w:val="00361422"/>
    <w:rsid w:val="0036480C"/>
    <w:rsid w:val="00365810"/>
    <w:rsid w:val="003677A7"/>
    <w:rsid w:val="0037241C"/>
    <w:rsid w:val="0038157B"/>
    <w:rsid w:val="00386E18"/>
    <w:rsid w:val="00387EFC"/>
    <w:rsid w:val="0039253B"/>
    <w:rsid w:val="00393558"/>
    <w:rsid w:val="00394B6C"/>
    <w:rsid w:val="00395002"/>
    <w:rsid w:val="00396DFD"/>
    <w:rsid w:val="003A4935"/>
    <w:rsid w:val="003A4FA1"/>
    <w:rsid w:val="003A5A21"/>
    <w:rsid w:val="003B0C87"/>
    <w:rsid w:val="003B388F"/>
    <w:rsid w:val="003B6400"/>
    <w:rsid w:val="003B68F7"/>
    <w:rsid w:val="003B7A72"/>
    <w:rsid w:val="003C29F3"/>
    <w:rsid w:val="003C61BB"/>
    <w:rsid w:val="003C6DD4"/>
    <w:rsid w:val="003C7371"/>
    <w:rsid w:val="003D0B88"/>
    <w:rsid w:val="003D25AE"/>
    <w:rsid w:val="003D2777"/>
    <w:rsid w:val="003D2AAB"/>
    <w:rsid w:val="003D3293"/>
    <w:rsid w:val="003D5222"/>
    <w:rsid w:val="003D6F6F"/>
    <w:rsid w:val="003E308A"/>
    <w:rsid w:val="003E3D4E"/>
    <w:rsid w:val="003E6461"/>
    <w:rsid w:val="003E65A6"/>
    <w:rsid w:val="003E6632"/>
    <w:rsid w:val="003E701D"/>
    <w:rsid w:val="003E7A91"/>
    <w:rsid w:val="003F001D"/>
    <w:rsid w:val="003F190C"/>
    <w:rsid w:val="003F2A04"/>
    <w:rsid w:val="003F2CA3"/>
    <w:rsid w:val="003F5B93"/>
    <w:rsid w:val="003F5FDC"/>
    <w:rsid w:val="003F7838"/>
    <w:rsid w:val="003F7B7C"/>
    <w:rsid w:val="003F7CE9"/>
    <w:rsid w:val="0040368A"/>
    <w:rsid w:val="004152BA"/>
    <w:rsid w:val="00416410"/>
    <w:rsid w:val="004167C7"/>
    <w:rsid w:val="00416BE3"/>
    <w:rsid w:val="004179E2"/>
    <w:rsid w:val="00420EEF"/>
    <w:rsid w:val="00421277"/>
    <w:rsid w:val="004214A7"/>
    <w:rsid w:val="004220DC"/>
    <w:rsid w:val="00422CD1"/>
    <w:rsid w:val="00422E04"/>
    <w:rsid w:val="00424B60"/>
    <w:rsid w:val="00425369"/>
    <w:rsid w:val="00425D07"/>
    <w:rsid w:val="00427000"/>
    <w:rsid w:val="00430EB9"/>
    <w:rsid w:val="00431AF5"/>
    <w:rsid w:val="00432851"/>
    <w:rsid w:val="00433B92"/>
    <w:rsid w:val="004340F5"/>
    <w:rsid w:val="00435329"/>
    <w:rsid w:val="004374ED"/>
    <w:rsid w:val="00445944"/>
    <w:rsid w:val="00445CB5"/>
    <w:rsid w:val="00446246"/>
    <w:rsid w:val="004464B4"/>
    <w:rsid w:val="00446917"/>
    <w:rsid w:val="0045125F"/>
    <w:rsid w:val="00451E69"/>
    <w:rsid w:val="00454A81"/>
    <w:rsid w:val="00454D88"/>
    <w:rsid w:val="00455807"/>
    <w:rsid w:val="00455D46"/>
    <w:rsid w:val="00457EBB"/>
    <w:rsid w:val="00461E76"/>
    <w:rsid w:val="00470251"/>
    <w:rsid w:val="00470754"/>
    <w:rsid w:val="004739E1"/>
    <w:rsid w:val="00473FEB"/>
    <w:rsid w:val="00474AD6"/>
    <w:rsid w:val="00474E73"/>
    <w:rsid w:val="00476B72"/>
    <w:rsid w:val="00481097"/>
    <w:rsid w:val="00482249"/>
    <w:rsid w:val="00482E97"/>
    <w:rsid w:val="004850F3"/>
    <w:rsid w:val="004875A8"/>
    <w:rsid w:val="00492DB6"/>
    <w:rsid w:val="00492DC0"/>
    <w:rsid w:val="00494010"/>
    <w:rsid w:val="00496A80"/>
    <w:rsid w:val="004A0592"/>
    <w:rsid w:val="004A086E"/>
    <w:rsid w:val="004A164E"/>
    <w:rsid w:val="004A20C9"/>
    <w:rsid w:val="004A2F82"/>
    <w:rsid w:val="004A38A8"/>
    <w:rsid w:val="004A3A86"/>
    <w:rsid w:val="004A5E71"/>
    <w:rsid w:val="004A5F0A"/>
    <w:rsid w:val="004B14AB"/>
    <w:rsid w:val="004B3951"/>
    <w:rsid w:val="004B4DE0"/>
    <w:rsid w:val="004B56E8"/>
    <w:rsid w:val="004B5B0D"/>
    <w:rsid w:val="004B608B"/>
    <w:rsid w:val="004B7B90"/>
    <w:rsid w:val="004C015F"/>
    <w:rsid w:val="004C18CF"/>
    <w:rsid w:val="004C2060"/>
    <w:rsid w:val="004C3DAC"/>
    <w:rsid w:val="004C7AB2"/>
    <w:rsid w:val="004D12EA"/>
    <w:rsid w:val="004D1EF1"/>
    <w:rsid w:val="004D305C"/>
    <w:rsid w:val="004D38E8"/>
    <w:rsid w:val="004D67DA"/>
    <w:rsid w:val="004E0715"/>
    <w:rsid w:val="004F00CC"/>
    <w:rsid w:val="004F4203"/>
    <w:rsid w:val="005015D8"/>
    <w:rsid w:val="005017E9"/>
    <w:rsid w:val="00506290"/>
    <w:rsid w:val="0050678C"/>
    <w:rsid w:val="00511AC4"/>
    <w:rsid w:val="0051246D"/>
    <w:rsid w:val="0051780B"/>
    <w:rsid w:val="00520BB1"/>
    <w:rsid w:val="005274C0"/>
    <w:rsid w:val="005275DE"/>
    <w:rsid w:val="00534160"/>
    <w:rsid w:val="00535033"/>
    <w:rsid w:val="00536337"/>
    <w:rsid w:val="005408CF"/>
    <w:rsid w:val="00543055"/>
    <w:rsid w:val="00544438"/>
    <w:rsid w:val="00544E70"/>
    <w:rsid w:val="005526E7"/>
    <w:rsid w:val="00552A0F"/>
    <w:rsid w:val="00553BB8"/>
    <w:rsid w:val="00554757"/>
    <w:rsid w:val="00555411"/>
    <w:rsid w:val="00555805"/>
    <w:rsid w:val="00556C63"/>
    <w:rsid w:val="005634CA"/>
    <w:rsid w:val="005654D4"/>
    <w:rsid w:val="00567F28"/>
    <w:rsid w:val="00570DFA"/>
    <w:rsid w:val="0057150A"/>
    <w:rsid w:val="00571D77"/>
    <w:rsid w:val="00572E80"/>
    <w:rsid w:val="00573833"/>
    <w:rsid w:val="0057413F"/>
    <w:rsid w:val="00574D23"/>
    <w:rsid w:val="005752D5"/>
    <w:rsid w:val="00577E7E"/>
    <w:rsid w:val="00582BB6"/>
    <w:rsid w:val="00583733"/>
    <w:rsid w:val="00584011"/>
    <w:rsid w:val="005845EC"/>
    <w:rsid w:val="0058774C"/>
    <w:rsid w:val="00587B27"/>
    <w:rsid w:val="00592103"/>
    <w:rsid w:val="00592FA0"/>
    <w:rsid w:val="00594EFB"/>
    <w:rsid w:val="005A0223"/>
    <w:rsid w:val="005A06C3"/>
    <w:rsid w:val="005A113F"/>
    <w:rsid w:val="005A6BD5"/>
    <w:rsid w:val="005A6C95"/>
    <w:rsid w:val="005B70B1"/>
    <w:rsid w:val="005B7755"/>
    <w:rsid w:val="005C0735"/>
    <w:rsid w:val="005C3C8E"/>
    <w:rsid w:val="005C5A02"/>
    <w:rsid w:val="005C6B24"/>
    <w:rsid w:val="005C6FA6"/>
    <w:rsid w:val="005D056F"/>
    <w:rsid w:val="005D1656"/>
    <w:rsid w:val="005D1E09"/>
    <w:rsid w:val="005D3607"/>
    <w:rsid w:val="005D3DDC"/>
    <w:rsid w:val="005D5D4E"/>
    <w:rsid w:val="005D7235"/>
    <w:rsid w:val="005D7CE5"/>
    <w:rsid w:val="005E0DED"/>
    <w:rsid w:val="005E2D65"/>
    <w:rsid w:val="005E34F5"/>
    <w:rsid w:val="005E3808"/>
    <w:rsid w:val="005E40E6"/>
    <w:rsid w:val="005E4DA2"/>
    <w:rsid w:val="005E6742"/>
    <w:rsid w:val="005E67FD"/>
    <w:rsid w:val="005E6DBC"/>
    <w:rsid w:val="005E756F"/>
    <w:rsid w:val="005F6052"/>
    <w:rsid w:val="005F62E2"/>
    <w:rsid w:val="005F73BA"/>
    <w:rsid w:val="005F7450"/>
    <w:rsid w:val="005F79A1"/>
    <w:rsid w:val="0060190F"/>
    <w:rsid w:val="006033D8"/>
    <w:rsid w:val="00603524"/>
    <w:rsid w:val="00604B7F"/>
    <w:rsid w:val="00607C21"/>
    <w:rsid w:val="00607CD9"/>
    <w:rsid w:val="00610A77"/>
    <w:rsid w:val="00610FDB"/>
    <w:rsid w:val="0061120F"/>
    <w:rsid w:val="00611833"/>
    <w:rsid w:val="006203A4"/>
    <w:rsid w:val="00620B36"/>
    <w:rsid w:val="00622FB8"/>
    <w:rsid w:val="006239EF"/>
    <w:rsid w:val="00624995"/>
    <w:rsid w:val="00625F92"/>
    <w:rsid w:val="00626660"/>
    <w:rsid w:val="00631630"/>
    <w:rsid w:val="00631A08"/>
    <w:rsid w:val="006376E8"/>
    <w:rsid w:val="006412BB"/>
    <w:rsid w:val="00643560"/>
    <w:rsid w:val="0064444D"/>
    <w:rsid w:val="00647865"/>
    <w:rsid w:val="006507B3"/>
    <w:rsid w:val="006536A0"/>
    <w:rsid w:val="006548B4"/>
    <w:rsid w:val="00657090"/>
    <w:rsid w:val="00657A75"/>
    <w:rsid w:val="006638D0"/>
    <w:rsid w:val="00663EF7"/>
    <w:rsid w:val="006658AE"/>
    <w:rsid w:val="00665985"/>
    <w:rsid w:val="006748E5"/>
    <w:rsid w:val="00674ACD"/>
    <w:rsid w:val="0067601A"/>
    <w:rsid w:val="00676624"/>
    <w:rsid w:val="00676915"/>
    <w:rsid w:val="0068027A"/>
    <w:rsid w:val="00684F7C"/>
    <w:rsid w:val="00684FD1"/>
    <w:rsid w:val="00686ABC"/>
    <w:rsid w:val="00690D05"/>
    <w:rsid w:val="00691448"/>
    <w:rsid w:val="006940EA"/>
    <w:rsid w:val="00695009"/>
    <w:rsid w:val="00695A7D"/>
    <w:rsid w:val="00696CFC"/>
    <w:rsid w:val="006A4FA7"/>
    <w:rsid w:val="006B427F"/>
    <w:rsid w:val="006B6371"/>
    <w:rsid w:val="006C2C6C"/>
    <w:rsid w:val="006C2EF7"/>
    <w:rsid w:val="006C3C84"/>
    <w:rsid w:val="006D131F"/>
    <w:rsid w:val="006D1474"/>
    <w:rsid w:val="006D317A"/>
    <w:rsid w:val="006E2135"/>
    <w:rsid w:val="006E393D"/>
    <w:rsid w:val="006E49CC"/>
    <w:rsid w:val="006E5828"/>
    <w:rsid w:val="006E5CF4"/>
    <w:rsid w:val="006E7885"/>
    <w:rsid w:val="006E796D"/>
    <w:rsid w:val="006F0BDA"/>
    <w:rsid w:val="006F1E2E"/>
    <w:rsid w:val="006F5E40"/>
    <w:rsid w:val="00701B53"/>
    <w:rsid w:val="00702E75"/>
    <w:rsid w:val="00705D4E"/>
    <w:rsid w:val="00710B0E"/>
    <w:rsid w:val="007122BD"/>
    <w:rsid w:val="00713DB4"/>
    <w:rsid w:val="00715C9B"/>
    <w:rsid w:val="007161D2"/>
    <w:rsid w:val="007172B2"/>
    <w:rsid w:val="00717CBD"/>
    <w:rsid w:val="007203F6"/>
    <w:rsid w:val="007219C0"/>
    <w:rsid w:val="007313B1"/>
    <w:rsid w:val="00731E91"/>
    <w:rsid w:val="00735130"/>
    <w:rsid w:val="00737C55"/>
    <w:rsid w:val="00740055"/>
    <w:rsid w:val="007411EA"/>
    <w:rsid w:val="007421A3"/>
    <w:rsid w:val="007473AE"/>
    <w:rsid w:val="00750054"/>
    <w:rsid w:val="00751BC7"/>
    <w:rsid w:val="00754FA8"/>
    <w:rsid w:val="007573A6"/>
    <w:rsid w:val="00757A54"/>
    <w:rsid w:val="00757C06"/>
    <w:rsid w:val="007604B8"/>
    <w:rsid w:val="0076366A"/>
    <w:rsid w:val="00767003"/>
    <w:rsid w:val="00767A83"/>
    <w:rsid w:val="00773CB0"/>
    <w:rsid w:val="00774950"/>
    <w:rsid w:val="007763C5"/>
    <w:rsid w:val="00776D31"/>
    <w:rsid w:val="00780650"/>
    <w:rsid w:val="00782BFB"/>
    <w:rsid w:val="00786611"/>
    <w:rsid w:val="0079367B"/>
    <w:rsid w:val="00794B14"/>
    <w:rsid w:val="00794FF3"/>
    <w:rsid w:val="00797EAF"/>
    <w:rsid w:val="007A0236"/>
    <w:rsid w:val="007A1A9E"/>
    <w:rsid w:val="007A1B5A"/>
    <w:rsid w:val="007A2B04"/>
    <w:rsid w:val="007A2E10"/>
    <w:rsid w:val="007A2FFF"/>
    <w:rsid w:val="007A3053"/>
    <w:rsid w:val="007A470A"/>
    <w:rsid w:val="007B00FF"/>
    <w:rsid w:val="007B285D"/>
    <w:rsid w:val="007B2FC3"/>
    <w:rsid w:val="007B34B7"/>
    <w:rsid w:val="007B36E4"/>
    <w:rsid w:val="007B3BFA"/>
    <w:rsid w:val="007B5097"/>
    <w:rsid w:val="007B5D71"/>
    <w:rsid w:val="007B6F18"/>
    <w:rsid w:val="007C07C5"/>
    <w:rsid w:val="007C1E3A"/>
    <w:rsid w:val="007C23FB"/>
    <w:rsid w:val="007C2EC5"/>
    <w:rsid w:val="007C3E8F"/>
    <w:rsid w:val="007C4B61"/>
    <w:rsid w:val="007C562C"/>
    <w:rsid w:val="007C7197"/>
    <w:rsid w:val="007C7590"/>
    <w:rsid w:val="007C7D7F"/>
    <w:rsid w:val="007D0B9F"/>
    <w:rsid w:val="007D2746"/>
    <w:rsid w:val="007D2B0C"/>
    <w:rsid w:val="007D5B38"/>
    <w:rsid w:val="007E2390"/>
    <w:rsid w:val="007E4023"/>
    <w:rsid w:val="007E417F"/>
    <w:rsid w:val="007E626D"/>
    <w:rsid w:val="007E6B94"/>
    <w:rsid w:val="007F1D44"/>
    <w:rsid w:val="007F2F6B"/>
    <w:rsid w:val="00800C2D"/>
    <w:rsid w:val="00801551"/>
    <w:rsid w:val="00802123"/>
    <w:rsid w:val="00805823"/>
    <w:rsid w:val="00807F52"/>
    <w:rsid w:val="00810044"/>
    <w:rsid w:val="0081004E"/>
    <w:rsid w:val="00812CE2"/>
    <w:rsid w:val="0081456C"/>
    <w:rsid w:val="00817314"/>
    <w:rsid w:val="00817F0E"/>
    <w:rsid w:val="008206AD"/>
    <w:rsid w:val="00820DE9"/>
    <w:rsid w:val="0082403A"/>
    <w:rsid w:val="00825605"/>
    <w:rsid w:val="00826694"/>
    <w:rsid w:val="00827968"/>
    <w:rsid w:val="0083401D"/>
    <w:rsid w:val="008374F8"/>
    <w:rsid w:val="00837D52"/>
    <w:rsid w:val="00844F7B"/>
    <w:rsid w:val="00846EFA"/>
    <w:rsid w:val="008476B9"/>
    <w:rsid w:val="00851318"/>
    <w:rsid w:val="00856101"/>
    <w:rsid w:val="008571B1"/>
    <w:rsid w:val="008573A4"/>
    <w:rsid w:val="0086292E"/>
    <w:rsid w:val="00863471"/>
    <w:rsid w:val="00867487"/>
    <w:rsid w:val="00867A4B"/>
    <w:rsid w:val="0087108C"/>
    <w:rsid w:val="0087194C"/>
    <w:rsid w:val="00873D50"/>
    <w:rsid w:val="00873D60"/>
    <w:rsid w:val="00874E23"/>
    <w:rsid w:val="00875AE0"/>
    <w:rsid w:val="008764AC"/>
    <w:rsid w:val="00880A77"/>
    <w:rsid w:val="00880FEF"/>
    <w:rsid w:val="00883B0C"/>
    <w:rsid w:val="008907DD"/>
    <w:rsid w:val="00891900"/>
    <w:rsid w:val="00893521"/>
    <w:rsid w:val="0089557D"/>
    <w:rsid w:val="00897398"/>
    <w:rsid w:val="00897D93"/>
    <w:rsid w:val="008A2EE3"/>
    <w:rsid w:val="008A37D5"/>
    <w:rsid w:val="008A41F9"/>
    <w:rsid w:val="008A78EF"/>
    <w:rsid w:val="008A7C95"/>
    <w:rsid w:val="008B0E8C"/>
    <w:rsid w:val="008B1287"/>
    <w:rsid w:val="008B172C"/>
    <w:rsid w:val="008B2AB9"/>
    <w:rsid w:val="008B380D"/>
    <w:rsid w:val="008B6B5C"/>
    <w:rsid w:val="008B74A9"/>
    <w:rsid w:val="008C2332"/>
    <w:rsid w:val="008C53C4"/>
    <w:rsid w:val="008C6E33"/>
    <w:rsid w:val="008C7B58"/>
    <w:rsid w:val="008C7D9D"/>
    <w:rsid w:val="008D2185"/>
    <w:rsid w:val="008D2D24"/>
    <w:rsid w:val="008D61F1"/>
    <w:rsid w:val="008E01AC"/>
    <w:rsid w:val="008E15D6"/>
    <w:rsid w:val="008E672E"/>
    <w:rsid w:val="008E7A1A"/>
    <w:rsid w:val="008F153F"/>
    <w:rsid w:val="008F1D0D"/>
    <w:rsid w:val="008F2642"/>
    <w:rsid w:val="008F4E73"/>
    <w:rsid w:val="008F6264"/>
    <w:rsid w:val="008F71F5"/>
    <w:rsid w:val="00900223"/>
    <w:rsid w:val="009006F4"/>
    <w:rsid w:val="009009DF"/>
    <w:rsid w:val="0090629F"/>
    <w:rsid w:val="00911830"/>
    <w:rsid w:val="00921CA4"/>
    <w:rsid w:val="009269A1"/>
    <w:rsid w:val="009270E0"/>
    <w:rsid w:val="00932A2E"/>
    <w:rsid w:val="00934C33"/>
    <w:rsid w:val="00935BEA"/>
    <w:rsid w:val="00936D97"/>
    <w:rsid w:val="009446B6"/>
    <w:rsid w:val="00945CCD"/>
    <w:rsid w:val="009477D1"/>
    <w:rsid w:val="00950DD0"/>
    <w:rsid w:val="009515EC"/>
    <w:rsid w:val="009531D9"/>
    <w:rsid w:val="00957903"/>
    <w:rsid w:val="00957C8A"/>
    <w:rsid w:val="00957E07"/>
    <w:rsid w:val="009608BD"/>
    <w:rsid w:val="00961186"/>
    <w:rsid w:val="009614D3"/>
    <w:rsid w:val="00962F47"/>
    <w:rsid w:val="00964622"/>
    <w:rsid w:val="009660E0"/>
    <w:rsid w:val="00972BB0"/>
    <w:rsid w:val="00972DEB"/>
    <w:rsid w:val="009752D0"/>
    <w:rsid w:val="00985B0F"/>
    <w:rsid w:val="00990759"/>
    <w:rsid w:val="009912E7"/>
    <w:rsid w:val="00991B0E"/>
    <w:rsid w:val="00991F8A"/>
    <w:rsid w:val="009930DD"/>
    <w:rsid w:val="009932B7"/>
    <w:rsid w:val="009935AC"/>
    <w:rsid w:val="00993A78"/>
    <w:rsid w:val="009950E8"/>
    <w:rsid w:val="00995F48"/>
    <w:rsid w:val="0099622A"/>
    <w:rsid w:val="00996752"/>
    <w:rsid w:val="0099690F"/>
    <w:rsid w:val="009978CB"/>
    <w:rsid w:val="009A0B28"/>
    <w:rsid w:val="009A1461"/>
    <w:rsid w:val="009A5DDD"/>
    <w:rsid w:val="009A5E12"/>
    <w:rsid w:val="009B04FB"/>
    <w:rsid w:val="009B24F7"/>
    <w:rsid w:val="009B30B4"/>
    <w:rsid w:val="009B3868"/>
    <w:rsid w:val="009B5D35"/>
    <w:rsid w:val="009B6F06"/>
    <w:rsid w:val="009C0941"/>
    <w:rsid w:val="009C1420"/>
    <w:rsid w:val="009C46C5"/>
    <w:rsid w:val="009C47EB"/>
    <w:rsid w:val="009C75FA"/>
    <w:rsid w:val="009D12AE"/>
    <w:rsid w:val="009D2373"/>
    <w:rsid w:val="009D7262"/>
    <w:rsid w:val="009D7F1A"/>
    <w:rsid w:val="009E1B54"/>
    <w:rsid w:val="009E2E62"/>
    <w:rsid w:val="009E4F32"/>
    <w:rsid w:val="009E5221"/>
    <w:rsid w:val="009E6DD6"/>
    <w:rsid w:val="009F604D"/>
    <w:rsid w:val="009F63B1"/>
    <w:rsid w:val="00A004FE"/>
    <w:rsid w:val="00A015C2"/>
    <w:rsid w:val="00A03AD7"/>
    <w:rsid w:val="00A06140"/>
    <w:rsid w:val="00A23D8F"/>
    <w:rsid w:val="00A24A0E"/>
    <w:rsid w:val="00A2581B"/>
    <w:rsid w:val="00A336E6"/>
    <w:rsid w:val="00A37437"/>
    <w:rsid w:val="00A3770C"/>
    <w:rsid w:val="00A446B4"/>
    <w:rsid w:val="00A45FEA"/>
    <w:rsid w:val="00A4627A"/>
    <w:rsid w:val="00A465EA"/>
    <w:rsid w:val="00A541BF"/>
    <w:rsid w:val="00A5674F"/>
    <w:rsid w:val="00A575CE"/>
    <w:rsid w:val="00A637D7"/>
    <w:rsid w:val="00A65B20"/>
    <w:rsid w:val="00A65FE3"/>
    <w:rsid w:val="00A67530"/>
    <w:rsid w:val="00A67D22"/>
    <w:rsid w:val="00A70082"/>
    <w:rsid w:val="00A71609"/>
    <w:rsid w:val="00A7375F"/>
    <w:rsid w:val="00A766BD"/>
    <w:rsid w:val="00A7712D"/>
    <w:rsid w:val="00A83B2E"/>
    <w:rsid w:val="00A86514"/>
    <w:rsid w:val="00A900C9"/>
    <w:rsid w:val="00A91EE5"/>
    <w:rsid w:val="00A95120"/>
    <w:rsid w:val="00A961DE"/>
    <w:rsid w:val="00A96B10"/>
    <w:rsid w:val="00A96E32"/>
    <w:rsid w:val="00AA0BD9"/>
    <w:rsid w:val="00AA1E9A"/>
    <w:rsid w:val="00AA5026"/>
    <w:rsid w:val="00AA7D51"/>
    <w:rsid w:val="00AB1118"/>
    <w:rsid w:val="00AB3A51"/>
    <w:rsid w:val="00AB3CC1"/>
    <w:rsid w:val="00AB736A"/>
    <w:rsid w:val="00AC1245"/>
    <w:rsid w:val="00AC3168"/>
    <w:rsid w:val="00AC3EB3"/>
    <w:rsid w:val="00AC43A7"/>
    <w:rsid w:val="00AC4ADD"/>
    <w:rsid w:val="00AC4B17"/>
    <w:rsid w:val="00AD7C99"/>
    <w:rsid w:val="00AE0963"/>
    <w:rsid w:val="00AE34B1"/>
    <w:rsid w:val="00AE4EA6"/>
    <w:rsid w:val="00AE7A8A"/>
    <w:rsid w:val="00AE7BD0"/>
    <w:rsid w:val="00AF261B"/>
    <w:rsid w:val="00AF27E4"/>
    <w:rsid w:val="00AF44AA"/>
    <w:rsid w:val="00AF45AB"/>
    <w:rsid w:val="00AF63B8"/>
    <w:rsid w:val="00AF6D11"/>
    <w:rsid w:val="00AF7D1B"/>
    <w:rsid w:val="00B012AF"/>
    <w:rsid w:val="00B02CC1"/>
    <w:rsid w:val="00B03E4E"/>
    <w:rsid w:val="00B04164"/>
    <w:rsid w:val="00B1000F"/>
    <w:rsid w:val="00B12D63"/>
    <w:rsid w:val="00B136FB"/>
    <w:rsid w:val="00B163A7"/>
    <w:rsid w:val="00B16BFE"/>
    <w:rsid w:val="00B17B1D"/>
    <w:rsid w:val="00B21066"/>
    <w:rsid w:val="00B213FD"/>
    <w:rsid w:val="00B221C1"/>
    <w:rsid w:val="00B2459A"/>
    <w:rsid w:val="00B27E4A"/>
    <w:rsid w:val="00B308F6"/>
    <w:rsid w:val="00B32F09"/>
    <w:rsid w:val="00B36EC7"/>
    <w:rsid w:val="00B37E32"/>
    <w:rsid w:val="00B43D7B"/>
    <w:rsid w:val="00B471EB"/>
    <w:rsid w:val="00B53542"/>
    <w:rsid w:val="00B540CD"/>
    <w:rsid w:val="00B574F1"/>
    <w:rsid w:val="00B623D0"/>
    <w:rsid w:val="00B665B8"/>
    <w:rsid w:val="00B7030B"/>
    <w:rsid w:val="00B71AAE"/>
    <w:rsid w:val="00B74D34"/>
    <w:rsid w:val="00B74DB0"/>
    <w:rsid w:val="00B80CBC"/>
    <w:rsid w:val="00B82303"/>
    <w:rsid w:val="00B8611F"/>
    <w:rsid w:val="00B8624A"/>
    <w:rsid w:val="00B8692A"/>
    <w:rsid w:val="00B904CD"/>
    <w:rsid w:val="00B9194E"/>
    <w:rsid w:val="00B91B6C"/>
    <w:rsid w:val="00B91CE7"/>
    <w:rsid w:val="00B935F3"/>
    <w:rsid w:val="00B95037"/>
    <w:rsid w:val="00BA10F2"/>
    <w:rsid w:val="00BA376F"/>
    <w:rsid w:val="00BA5227"/>
    <w:rsid w:val="00BA6AC9"/>
    <w:rsid w:val="00BB2473"/>
    <w:rsid w:val="00BB2C38"/>
    <w:rsid w:val="00BB3AAA"/>
    <w:rsid w:val="00BB3EB6"/>
    <w:rsid w:val="00BB5605"/>
    <w:rsid w:val="00BB5CF5"/>
    <w:rsid w:val="00BB6D36"/>
    <w:rsid w:val="00BB6E01"/>
    <w:rsid w:val="00BC0FE7"/>
    <w:rsid w:val="00BC4062"/>
    <w:rsid w:val="00BC471B"/>
    <w:rsid w:val="00BD0B93"/>
    <w:rsid w:val="00BD1640"/>
    <w:rsid w:val="00BD29AF"/>
    <w:rsid w:val="00BD2D98"/>
    <w:rsid w:val="00BD42CA"/>
    <w:rsid w:val="00BD490B"/>
    <w:rsid w:val="00BD5A70"/>
    <w:rsid w:val="00BD5C0D"/>
    <w:rsid w:val="00BE39FA"/>
    <w:rsid w:val="00BE3D63"/>
    <w:rsid w:val="00BE53E2"/>
    <w:rsid w:val="00BE64D5"/>
    <w:rsid w:val="00BE6E2D"/>
    <w:rsid w:val="00BE7736"/>
    <w:rsid w:val="00BF0EF5"/>
    <w:rsid w:val="00BF1A99"/>
    <w:rsid w:val="00BF4665"/>
    <w:rsid w:val="00BF6910"/>
    <w:rsid w:val="00BF6982"/>
    <w:rsid w:val="00BF6F29"/>
    <w:rsid w:val="00C002BB"/>
    <w:rsid w:val="00C0342F"/>
    <w:rsid w:val="00C04283"/>
    <w:rsid w:val="00C05BB0"/>
    <w:rsid w:val="00C06F0D"/>
    <w:rsid w:val="00C144AD"/>
    <w:rsid w:val="00C144ED"/>
    <w:rsid w:val="00C1670B"/>
    <w:rsid w:val="00C21169"/>
    <w:rsid w:val="00C323A8"/>
    <w:rsid w:val="00C36211"/>
    <w:rsid w:val="00C4066B"/>
    <w:rsid w:val="00C45274"/>
    <w:rsid w:val="00C515AE"/>
    <w:rsid w:val="00C53225"/>
    <w:rsid w:val="00C54E60"/>
    <w:rsid w:val="00C5519E"/>
    <w:rsid w:val="00C56B56"/>
    <w:rsid w:val="00C6103B"/>
    <w:rsid w:val="00C6369C"/>
    <w:rsid w:val="00C64C06"/>
    <w:rsid w:val="00C65C28"/>
    <w:rsid w:val="00C66826"/>
    <w:rsid w:val="00C7000F"/>
    <w:rsid w:val="00C71A09"/>
    <w:rsid w:val="00C75482"/>
    <w:rsid w:val="00C7628C"/>
    <w:rsid w:val="00C808D2"/>
    <w:rsid w:val="00C81496"/>
    <w:rsid w:val="00C90104"/>
    <w:rsid w:val="00C911B7"/>
    <w:rsid w:val="00C92E6B"/>
    <w:rsid w:val="00C951B9"/>
    <w:rsid w:val="00C95F94"/>
    <w:rsid w:val="00C9708D"/>
    <w:rsid w:val="00CA5508"/>
    <w:rsid w:val="00CA5F8D"/>
    <w:rsid w:val="00CA6180"/>
    <w:rsid w:val="00CA6A62"/>
    <w:rsid w:val="00CA7F60"/>
    <w:rsid w:val="00CB0275"/>
    <w:rsid w:val="00CB528C"/>
    <w:rsid w:val="00CB53CE"/>
    <w:rsid w:val="00CB68C3"/>
    <w:rsid w:val="00CB7B27"/>
    <w:rsid w:val="00CC06B9"/>
    <w:rsid w:val="00CC1E5C"/>
    <w:rsid w:val="00CC2D1F"/>
    <w:rsid w:val="00CC3347"/>
    <w:rsid w:val="00CC3D00"/>
    <w:rsid w:val="00CC71E5"/>
    <w:rsid w:val="00CD017A"/>
    <w:rsid w:val="00CD05C6"/>
    <w:rsid w:val="00CD3414"/>
    <w:rsid w:val="00CD3562"/>
    <w:rsid w:val="00CD3719"/>
    <w:rsid w:val="00CD3D5C"/>
    <w:rsid w:val="00CD3FA9"/>
    <w:rsid w:val="00CD7EF9"/>
    <w:rsid w:val="00CE0165"/>
    <w:rsid w:val="00CE0855"/>
    <w:rsid w:val="00CE100C"/>
    <w:rsid w:val="00CE2048"/>
    <w:rsid w:val="00CE261B"/>
    <w:rsid w:val="00CE3365"/>
    <w:rsid w:val="00CE60B8"/>
    <w:rsid w:val="00CE7262"/>
    <w:rsid w:val="00CF1284"/>
    <w:rsid w:val="00CF14E0"/>
    <w:rsid w:val="00CF7571"/>
    <w:rsid w:val="00D00546"/>
    <w:rsid w:val="00D017A2"/>
    <w:rsid w:val="00D01C2D"/>
    <w:rsid w:val="00D02677"/>
    <w:rsid w:val="00D03010"/>
    <w:rsid w:val="00D03D8F"/>
    <w:rsid w:val="00D03ED6"/>
    <w:rsid w:val="00D04561"/>
    <w:rsid w:val="00D04EE6"/>
    <w:rsid w:val="00D113E9"/>
    <w:rsid w:val="00D15CB8"/>
    <w:rsid w:val="00D160A5"/>
    <w:rsid w:val="00D20ACC"/>
    <w:rsid w:val="00D21168"/>
    <w:rsid w:val="00D21628"/>
    <w:rsid w:val="00D22844"/>
    <w:rsid w:val="00D23A73"/>
    <w:rsid w:val="00D23FA1"/>
    <w:rsid w:val="00D24867"/>
    <w:rsid w:val="00D30FC1"/>
    <w:rsid w:val="00D42137"/>
    <w:rsid w:val="00D438E4"/>
    <w:rsid w:val="00D450BE"/>
    <w:rsid w:val="00D4560A"/>
    <w:rsid w:val="00D46F1F"/>
    <w:rsid w:val="00D46F92"/>
    <w:rsid w:val="00D511D9"/>
    <w:rsid w:val="00D56D4A"/>
    <w:rsid w:val="00D57D01"/>
    <w:rsid w:val="00D628F9"/>
    <w:rsid w:val="00D643DC"/>
    <w:rsid w:val="00D648D9"/>
    <w:rsid w:val="00D666EC"/>
    <w:rsid w:val="00D7193C"/>
    <w:rsid w:val="00D72ED8"/>
    <w:rsid w:val="00D76F89"/>
    <w:rsid w:val="00D81122"/>
    <w:rsid w:val="00D8362D"/>
    <w:rsid w:val="00D83ED2"/>
    <w:rsid w:val="00D858A9"/>
    <w:rsid w:val="00D869E9"/>
    <w:rsid w:val="00D87C26"/>
    <w:rsid w:val="00D87F17"/>
    <w:rsid w:val="00D93AA1"/>
    <w:rsid w:val="00D942A9"/>
    <w:rsid w:val="00D96067"/>
    <w:rsid w:val="00DA4CD6"/>
    <w:rsid w:val="00DB16E2"/>
    <w:rsid w:val="00DB3BAA"/>
    <w:rsid w:val="00DB3DA3"/>
    <w:rsid w:val="00DB6916"/>
    <w:rsid w:val="00DC68C1"/>
    <w:rsid w:val="00DC7913"/>
    <w:rsid w:val="00DD1F4E"/>
    <w:rsid w:val="00DD2C38"/>
    <w:rsid w:val="00DD2DF8"/>
    <w:rsid w:val="00DD30AC"/>
    <w:rsid w:val="00DD402F"/>
    <w:rsid w:val="00DD4CBB"/>
    <w:rsid w:val="00DD790D"/>
    <w:rsid w:val="00DE2420"/>
    <w:rsid w:val="00DE3B92"/>
    <w:rsid w:val="00DE7C7D"/>
    <w:rsid w:val="00DF0DD3"/>
    <w:rsid w:val="00DF1E04"/>
    <w:rsid w:val="00DF1E93"/>
    <w:rsid w:val="00DF44AA"/>
    <w:rsid w:val="00DF69E8"/>
    <w:rsid w:val="00DF7D8D"/>
    <w:rsid w:val="00E01337"/>
    <w:rsid w:val="00E013F1"/>
    <w:rsid w:val="00E01B76"/>
    <w:rsid w:val="00E055C7"/>
    <w:rsid w:val="00E06702"/>
    <w:rsid w:val="00E06C64"/>
    <w:rsid w:val="00E11F1B"/>
    <w:rsid w:val="00E1263C"/>
    <w:rsid w:val="00E16EC2"/>
    <w:rsid w:val="00E20DAC"/>
    <w:rsid w:val="00E22776"/>
    <w:rsid w:val="00E24DC9"/>
    <w:rsid w:val="00E25964"/>
    <w:rsid w:val="00E2683A"/>
    <w:rsid w:val="00E269C0"/>
    <w:rsid w:val="00E279FC"/>
    <w:rsid w:val="00E3308C"/>
    <w:rsid w:val="00E345DB"/>
    <w:rsid w:val="00E35917"/>
    <w:rsid w:val="00E35C11"/>
    <w:rsid w:val="00E42A42"/>
    <w:rsid w:val="00E435C3"/>
    <w:rsid w:val="00E43F1A"/>
    <w:rsid w:val="00E45108"/>
    <w:rsid w:val="00E453E0"/>
    <w:rsid w:val="00E526D4"/>
    <w:rsid w:val="00E537A8"/>
    <w:rsid w:val="00E54E7B"/>
    <w:rsid w:val="00E577AF"/>
    <w:rsid w:val="00E60A9A"/>
    <w:rsid w:val="00E61233"/>
    <w:rsid w:val="00E61569"/>
    <w:rsid w:val="00E618FF"/>
    <w:rsid w:val="00E63DC5"/>
    <w:rsid w:val="00E6535C"/>
    <w:rsid w:val="00E67549"/>
    <w:rsid w:val="00E72419"/>
    <w:rsid w:val="00E73847"/>
    <w:rsid w:val="00E74782"/>
    <w:rsid w:val="00E75CB6"/>
    <w:rsid w:val="00E75ED6"/>
    <w:rsid w:val="00E75FA2"/>
    <w:rsid w:val="00E824B6"/>
    <w:rsid w:val="00E82916"/>
    <w:rsid w:val="00E8300A"/>
    <w:rsid w:val="00E831C8"/>
    <w:rsid w:val="00E85060"/>
    <w:rsid w:val="00E852D2"/>
    <w:rsid w:val="00E90413"/>
    <w:rsid w:val="00E91931"/>
    <w:rsid w:val="00E91EFC"/>
    <w:rsid w:val="00E9416A"/>
    <w:rsid w:val="00E9657D"/>
    <w:rsid w:val="00E96977"/>
    <w:rsid w:val="00EA422D"/>
    <w:rsid w:val="00EB2188"/>
    <w:rsid w:val="00EB2B55"/>
    <w:rsid w:val="00EC168A"/>
    <w:rsid w:val="00EC1AD4"/>
    <w:rsid w:val="00EC4638"/>
    <w:rsid w:val="00EC4D87"/>
    <w:rsid w:val="00EC7EB1"/>
    <w:rsid w:val="00ED2E3E"/>
    <w:rsid w:val="00ED49C1"/>
    <w:rsid w:val="00ED530A"/>
    <w:rsid w:val="00ED538F"/>
    <w:rsid w:val="00ED5443"/>
    <w:rsid w:val="00ED73D0"/>
    <w:rsid w:val="00EE1D3C"/>
    <w:rsid w:val="00EE4841"/>
    <w:rsid w:val="00EE7141"/>
    <w:rsid w:val="00EF3568"/>
    <w:rsid w:val="00EF7D1C"/>
    <w:rsid w:val="00F04D09"/>
    <w:rsid w:val="00F04DA6"/>
    <w:rsid w:val="00F1078E"/>
    <w:rsid w:val="00F15558"/>
    <w:rsid w:val="00F15562"/>
    <w:rsid w:val="00F16F57"/>
    <w:rsid w:val="00F17CFE"/>
    <w:rsid w:val="00F2010A"/>
    <w:rsid w:val="00F20191"/>
    <w:rsid w:val="00F20C82"/>
    <w:rsid w:val="00F23F2D"/>
    <w:rsid w:val="00F24C4C"/>
    <w:rsid w:val="00F26008"/>
    <w:rsid w:val="00F318B1"/>
    <w:rsid w:val="00F3285F"/>
    <w:rsid w:val="00F33351"/>
    <w:rsid w:val="00F415E0"/>
    <w:rsid w:val="00F42E7D"/>
    <w:rsid w:val="00F43891"/>
    <w:rsid w:val="00F4391B"/>
    <w:rsid w:val="00F47DBB"/>
    <w:rsid w:val="00F56047"/>
    <w:rsid w:val="00F56625"/>
    <w:rsid w:val="00F613F4"/>
    <w:rsid w:val="00F622A5"/>
    <w:rsid w:val="00F66137"/>
    <w:rsid w:val="00F70C1A"/>
    <w:rsid w:val="00F712B3"/>
    <w:rsid w:val="00F71516"/>
    <w:rsid w:val="00F72991"/>
    <w:rsid w:val="00F73B3C"/>
    <w:rsid w:val="00F73E52"/>
    <w:rsid w:val="00F75568"/>
    <w:rsid w:val="00F8322C"/>
    <w:rsid w:val="00F83397"/>
    <w:rsid w:val="00F847CA"/>
    <w:rsid w:val="00F84E18"/>
    <w:rsid w:val="00F85422"/>
    <w:rsid w:val="00F85647"/>
    <w:rsid w:val="00F90754"/>
    <w:rsid w:val="00F911F2"/>
    <w:rsid w:val="00F91202"/>
    <w:rsid w:val="00F91522"/>
    <w:rsid w:val="00F91D2E"/>
    <w:rsid w:val="00FA0003"/>
    <w:rsid w:val="00FA07AF"/>
    <w:rsid w:val="00FA153E"/>
    <w:rsid w:val="00FA4109"/>
    <w:rsid w:val="00FA5839"/>
    <w:rsid w:val="00FA757D"/>
    <w:rsid w:val="00FB2881"/>
    <w:rsid w:val="00FB289A"/>
    <w:rsid w:val="00FB670D"/>
    <w:rsid w:val="00FB7F2E"/>
    <w:rsid w:val="00FC0B26"/>
    <w:rsid w:val="00FC2C94"/>
    <w:rsid w:val="00FC2FC0"/>
    <w:rsid w:val="00FC31F3"/>
    <w:rsid w:val="00FC448B"/>
    <w:rsid w:val="00FC45B4"/>
    <w:rsid w:val="00FC7551"/>
    <w:rsid w:val="00FD0F53"/>
    <w:rsid w:val="00FD1FEC"/>
    <w:rsid w:val="00FD4AE6"/>
    <w:rsid w:val="00FD4C0F"/>
    <w:rsid w:val="00FD5C13"/>
    <w:rsid w:val="00FE1ACC"/>
    <w:rsid w:val="00FE78DB"/>
    <w:rsid w:val="00FF2992"/>
    <w:rsid w:val="00FF5B2C"/>
    <w:rsid w:val="00FF7D84"/>
    <w:rsid w:val="048DC3CE"/>
    <w:rsid w:val="06677F17"/>
    <w:rsid w:val="2DE058BE"/>
    <w:rsid w:val="38B65C65"/>
    <w:rsid w:val="3A8FB773"/>
    <w:rsid w:val="3C9FE60A"/>
    <w:rsid w:val="55FAD140"/>
    <w:rsid w:val="5682CA1B"/>
    <w:rsid w:val="5BD7E456"/>
    <w:rsid w:val="758C4245"/>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06A7D"/>
  <w15:chartTrackingRefBased/>
  <w15:docId w15:val="{FDE47FA4-971D-457F-AF31-BAFB6E986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143"/>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40EC3"/>
    <w:pPr>
      <w:ind w:left="720"/>
      <w:contextualSpacing/>
    </w:pPr>
  </w:style>
  <w:style w:type="character" w:styleId="Hipervnculo">
    <w:name w:val="Hyperlink"/>
    <w:basedOn w:val="Fuentedeprrafopredeter"/>
    <w:uiPriority w:val="99"/>
    <w:unhideWhenUsed/>
    <w:rsid w:val="00657A75"/>
    <w:rPr>
      <w:color w:val="0563C1" w:themeColor="hyperlink"/>
      <w:u w:val="single"/>
    </w:rPr>
  </w:style>
  <w:style w:type="character" w:styleId="Mencinsinresolver">
    <w:name w:val="Unresolved Mention"/>
    <w:basedOn w:val="Fuentedeprrafopredeter"/>
    <w:uiPriority w:val="99"/>
    <w:semiHidden/>
    <w:unhideWhenUsed/>
    <w:rsid w:val="00657A75"/>
    <w:rPr>
      <w:color w:val="605E5C"/>
      <w:shd w:val="clear" w:color="auto" w:fill="E1DFDD"/>
    </w:rPr>
  </w:style>
  <w:style w:type="paragraph" w:styleId="NormalWeb">
    <w:name w:val="Normal (Web)"/>
    <w:basedOn w:val="Normal"/>
    <w:uiPriority w:val="99"/>
    <w:unhideWhenUsed/>
    <w:rsid w:val="00C6682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C66826"/>
    <w:rPr>
      <w:b/>
      <w:bCs/>
    </w:rPr>
  </w:style>
  <w:style w:type="paragraph" w:styleId="Encabezado">
    <w:name w:val="header"/>
    <w:basedOn w:val="Normal"/>
    <w:link w:val="EncabezadoCar"/>
    <w:uiPriority w:val="99"/>
    <w:unhideWhenUsed/>
    <w:rsid w:val="003F19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F190C"/>
  </w:style>
  <w:style w:type="paragraph" w:styleId="Piedepgina">
    <w:name w:val="footer"/>
    <w:basedOn w:val="Normal"/>
    <w:link w:val="PiedepginaCar"/>
    <w:uiPriority w:val="99"/>
    <w:unhideWhenUsed/>
    <w:rsid w:val="003F19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F190C"/>
  </w:style>
  <w:style w:type="character" w:styleId="Nmerodepgina">
    <w:name w:val="page number"/>
    <w:basedOn w:val="Fuentedeprrafopredeter"/>
    <w:uiPriority w:val="99"/>
    <w:semiHidden/>
    <w:unhideWhenUsed/>
    <w:rsid w:val="003F190C"/>
  </w:style>
  <w:style w:type="paragraph" w:styleId="Subttulo">
    <w:name w:val="Subtitle"/>
    <w:basedOn w:val="Normal"/>
    <w:next w:val="Normal"/>
    <w:link w:val="SubttuloCar"/>
    <w:uiPriority w:val="11"/>
    <w:qFormat/>
    <w:rsid w:val="000449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498A"/>
    <w:rPr>
      <w:rFonts w:eastAsiaTheme="majorEastAsia" w:cstheme="majorBidi"/>
      <w:color w:val="595959" w:themeColor="text1" w:themeTint="A6"/>
      <w:spacing w:val="15"/>
      <w:sz w:val="28"/>
      <w:szCs w:val="28"/>
    </w:rPr>
  </w:style>
  <w:style w:type="character" w:styleId="nfasis">
    <w:name w:val="Emphasis"/>
    <w:basedOn w:val="Fuentedeprrafopredeter"/>
    <w:uiPriority w:val="20"/>
    <w:qFormat/>
    <w:rsid w:val="00D450BE"/>
    <w:rPr>
      <w:i/>
      <w:iCs/>
    </w:rPr>
  </w:style>
  <w:style w:type="character" w:styleId="nfasissutil">
    <w:name w:val="Subtle Emphasis"/>
    <w:basedOn w:val="Fuentedeprrafopredeter"/>
    <w:uiPriority w:val="19"/>
    <w:qFormat/>
    <w:rsid w:val="001454A7"/>
    <w:rPr>
      <w:i/>
      <w:iCs/>
      <w:color w:val="404040" w:themeColor="text1" w:themeTint="BF"/>
    </w:rPr>
  </w:style>
  <w:style w:type="character" w:styleId="Hipervnculovisitado">
    <w:name w:val="FollowedHyperlink"/>
    <w:basedOn w:val="Fuentedeprrafopredeter"/>
    <w:uiPriority w:val="99"/>
    <w:semiHidden/>
    <w:unhideWhenUsed/>
    <w:rsid w:val="00DB3DA3"/>
    <w:rPr>
      <w:color w:val="954F72" w:themeColor="followedHyperlink"/>
      <w:u w:val="single"/>
    </w:rPr>
  </w:style>
  <w:style w:type="table" w:styleId="Tablaconcuadrcula">
    <w:name w:val="Table Grid"/>
    <w:basedOn w:val="Tablanormal"/>
    <w:uiPriority w:val="39"/>
    <w:rsid w:val="008A7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676915"/>
    <w:rPr>
      <w:color w:val="666666"/>
    </w:rPr>
  </w:style>
  <w:style w:type="paragraph" w:customStyle="1" w:styleId="p1">
    <w:name w:val="p1"/>
    <w:basedOn w:val="Normal"/>
    <w:rsid w:val="00E35917"/>
    <w:pPr>
      <w:spacing w:after="0" w:line="240" w:lineRule="auto"/>
    </w:pPr>
    <w:rPr>
      <w:rFonts w:ascii=".AppleSystemUIFont" w:eastAsiaTheme="minorEastAsia" w:hAnsi=".AppleSystemUIFont" w:cs="Times New Roman"/>
      <w:sz w:val="26"/>
      <w:szCs w:val="26"/>
      <w:lang w:eastAsia="es-MX"/>
    </w:rPr>
  </w:style>
  <w:style w:type="paragraph" w:customStyle="1" w:styleId="p2">
    <w:name w:val="p2"/>
    <w:basedOn w:val="Normal"/>
    <w:rsid w:val="00E35917"/>
    <w:pPr>
      <w:spacing w:after="0" w:line="240" w:lineRule="auto"/>
    </w:pPr>
    <w:rPr>
      <w:rFonts w:ascii=".AppleSystemUIFont" w:eastAsiaTheme="minorEastAsia" w:hAnsi=".AppleSystemUIFont" w:cs="Times New Roman"/>
      <w:sz w:val="26"/>
      <w:szCs w:val="26"/>
      <w:lang w:eastAsia="es-MX"/>
    </w:rPr>
  </w:style>
  <w:style w:type="character" w:customStyle="1" w:styleId="s1">
    <w:name w:val="s1"/>
    <w:basedOn w:val="Fuentedeprrafopredeter"/>
    <w:rsid w:val="00E35917"/>
    <w:rPr>
      <w:rFonts w:ascii="UICTFontTextStyleBody" w:hAnsi="UICTFontTextStyleBody" w:hint="default"/>
      <w:b w:val="0"/>
      <w:bCs w:val="0"/>
      <w:i w:val="0"/>
      <w:iCs w:val="0"/>
      <w:sz w:val="26"/>
      <w:szCs w:val="26"/>
    </w:rPr>
  </w:style>
  <w:style w:type="character" w:customStyle="1" w:styleId="s2">
    <w:name w:val="s2"/>
    <w:basedOn w:val="Fuentedeprrafopredeter"/>
    <w:rsid w:val="00E35917"/>
    <w:rPr>
      <w:rFonts w:ascii="UICTFontTextStyleEmphasizedBody" w:hAnsi="UICTFontTextStyleEmphasizedBody" w:hint="default"/>
      <w:b/>
      <w:bCs/>
      <w:i w:val="0"/>
      <w:iCs w:val="0"/>
      <w:sz w:val="26"/>
      <w:szCs w:val="26"/>
    </w:rPr>
  </w:style>
  <w:style w:type="character" w:customStyle="1" w:styleId="s3">
    <w:name w:val="s3"/>
    <w:basedOn w:val="Fuentedeprrafopredeter"/>
    <w:rsid w:val="00E35917"/>
    <w:rPr>
      <w:b/>
      <w:bCs/>
      <w:i/>
      <w:iCs/>
      <w:sz w:val="26"/>
      <w:szCs w:val="26"/>
    </w:rPr>
  </w:style>
  <w:style w:type="paragraph" w:styleId="Revisin">
    <w:name w:val="Revision"/>
    <w:hidden/>
    <w:uiPriority w:val="99"/>
    <w:semiHidden/>
    <w:rsid w:val="005921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60726">
      <w:bodyDiv w:val="1"/>
      <w:marLeft w:val="0"/>
      <w:marRight w:val="0"/>
      <w:marTop w:val="0"/>
      <w:marBottom w:val="0"/>
      <w:divBdr>
        <w:top w:val="none" w:sz="0" w:space="0" w:color="auto"/>
        <w:left w:val="none" w:sz="0" w:space="0" w:color="auto"/>
        <w:bottom w:val="none" w:sz="0" w:space="0" w:color="auto"/>
        <w:right w:val="none" w:sz="0" w:space="0" w:color="auto"/>
      </w:divBdr>
    </w:div>
    <w:div w:id="986519642">
      <w:bodyDiv w:val="1"/>
      <w:marLeft w:val="0"/>
      <w:marRight w:val="0"/>
      <w:marTop w:val="0"/>
      <w:marBottom w:val="0"/>
      <w:divBdr>
        <w:top w:val="none" w:sz="0" w:space="0" w:color="auto"/>
        <w:left w:val="none" w:sz="0" w:space="0" w:color="auto"/>
        <w:bottom w:val="none" w:sz="0" w:space="0" w:color="auto"/>
        <w:right w:val="none" w:sz="0" w:space="0" w:color="auto"/>
      </w:divBdr>
    </w:div>
    <w:div w:id="1325085148">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hyperlink" Target="https://smn.conagua.gob.mx/es/climatologia/monitor-de-sequia" TargetMode="External"/><Relationship Id="rId26" Type="http://schemas.openxmlformats.org/officeDocument/2006/relationships/hyperlink" Target="https://www.fao.org" TargetMode="External"/><Relationship Id="rId39" Type="http://schemas.openxmlformats.org/officeDocument/2006/relationships/fontTable" Target="fontTable.xml"/><Relationship Id="rId21" Type="http://schemas.openxmlformats.org/officeDocument/2006/relationships/hyperlink" Target="https://www.gob.mx/fira/documentos/sistema-de-agrocostos-fira" TargetMode="External"/><Relationship Id="rId34" Type="http://schemas.openxmlformats.org/officeDocument/2006/relationships/hyperlink" Target="https://www.yara.com.mx/nutricion-vegetal/tomate/principios-agronomicos-en-tomate/" TargetMode="Externa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hyperlink" Target="https://www.mheducation.com" TargetMode="External"/><Relationship Id="rId25" Type="http://schemas.openxmlformats.org/officeDocument/2006/relationships/hyperlink" Target="https://www.ecologia.unam.mx/fmolina/Libro/Capitulo_3.pdf" TargetMode="External"/><Relationship Id="rId33" Type="http://schemas.openxmlformats.org/officeDocument/2006/relationships/hyperlink" Target="https://es.weatherspark.com/s/8716/1/Tiempo-promedio-en-el-verano-en-Sonora-M%C3%A9xico" TargetMode="Externa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es.scribd.com/document/525386144/AGROCLIMATOLOGIA-Conceptos-basicos" TargetMode="External"/><Relationship Id="rId20" Type="http://schemas.openxmlformats.org/officeDocument/2006/relationships/hyperlink" Target="https://www.fira.gob.mx/Nd/Agrocostos.jsp" TargetMode="External"/><Relationship Id="rId29" Type="http://schemas.openxmlformats.org/officeDocument/2006/relationships/hyperlink" Target="https://www.gob.mx/agricultura/articulos/tipos-de-cultivo-estacionalidad-y-ciclo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ob.mx/inifap" TargetMode="External"/><Relationship Id="rId32" Type="http://schemas.openxmlformats.org/officeDocument/2006/relationships/hyperlink" Target="https://www.economia-sniim.gob.mx/sniimtomate.asp"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google.com/spreadsheets/d/1DbPqNW-M3xTsbMbs1fcN4rhaM51PKrU_Or9JcahWyT8/edit?usp=drivesdk" TargetMode="External"/><Relationship Id="rId23" Type="http://schemas.openxmlformats.org/officeDocument/2006/relationships/hyperlink" Target="https://www.inegi.org.mx/temas/climatologia/" TargetMode="External"/><Relationship Id="rId28" Type="http://schemas.openxmlformats.org/officeDocument/2006/relationships/hyperlink" Target="https://www.gob.mx/agricultura" TargetMode="External"/><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yperlink" Target="https://smn.conagua.gob.mx/es/climatologia/informacion-climatologica/normales-climatologicas-por-estado?estado=son" TargetMode="External"/><Relationship Id="rId31" Type="http://schemas.openxmlformats.org/officeDocument/2006/relationships/hyperlink" Target="https://www.economia-sniim.gob.m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www.uv.mx/hab/files/2021/10/Cultivo-de-Jitomate.pdf" TargetMode="External"/><Relationship Id="rId27" Type="http://schemas.openxmlformats.org/officeDocument/2006/relationships/hyperlink" Target="https://www.lasnoticiasdesdeaguaprieta.com/post/sonora-rompe-r&#233;cord-en-producci&#243;n-de-tomate-durante-2025" TargetMode="External"/><Relationship Id="rId30" Type="http://schemas.openxmlformats.org/officeDocument/2006/relationships/hyperlink" Target="https://smn.conagua.gob.mx"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tx>
            <c:strRef>
              <c:f>Hoja1!$C$7</c:f>
              <c:strCache>
                <c:ptCount val="1"/>
                <c:pt idx="0">
                  <c:v>Monto (MXN)</c:v>
                </c:pt>
              </c:strCache>
            </c:strRef>
          </c:tx>
          <c:spPr>
            <a:solidFill>
              <a:schemeClr val="accent1"/>
            </a:solidFill>
            <a:ln>
              <a:noFill/>
            </a:ln>
            <a:effectLst/>
          </c:spPr>
          <c:invertIfNegative val="0"/>
          <c:dPt>
            <c:idx val="0"/>
            <c:invertIfNegative val="0"/>
            <c:bubble3D val="0"/>
            <c:spPr>
              <a:solidFill>
                <a:srgbClr val="CC00CC"/>
              </a:solidFill>
              <a:ln>
                <a:noFill/>
              </a:ln>
              <a:effectLst/>
            </c:spPr>
            <c:extLst>
              <c:ext xmlns:c16="http://schemas.microsoft.com/office/drawing/2014/chart" uri="{C3380CC4-5D6E-409C-BE32-E72D297353CC}">
                <c16:uniqueId val="{00000001-B40E-4C0D-9B60-E69CC5FDDD3C}"/>
              </c:ext>
            </c:extLst>
          </c:dPt>
          <c:dPt>
            <c:idx val="2"/>
            <c:invertIfNegative val="0"/>
            <c:bubble3D val="0"/>
            <c:spPr>
              <a:solidFill>
                <a:srgbClr val="FF3399"/>
              </a:solidFill>
              <a:ln>
                <a:noFill/>
              </a:ln>
              <a:effectLst/>
            </c:spPr>
            <c:extLst>
              <c:ext xmlns:c16="http://schemas.microsoft.com/office/drawing/2014/chart" uri="{C3380CC4-5D6E-409C-BE32-E72D297353CC}">
                <c16:uniqueId val="{00000003-B40E-4C0D-9B60-E69CC5FDDD3C}"/>
              </c:ext>
            </c:extLst>
          </c:dPt>
          <c:cat>
            <c:strRef>
              <c:f>Hoja1!$B$8:$B$10</c:f>
              <c:strCache>
                <c:ptCount val="3"/>
                <c:pt idx="0">
                  <c:v>Semilla Protegida (Alta Tecnología)</c:v>
                </c:pt>
                <c:pt idx="1">
                  <c:v>Insumos (Fertilizantes e Insecticidas)</c:v>
                </c:pt>
                <c:pt idx="2">
                  <c:v>Mano de Obra y Gestión Hídrica</c:v>
                </c:pt>
              </c:strCache>
            </c:strRef>
          </c:cat>
          <c:val>
            <c:numRef>
              <c:f>Hoja1!$C$8:$C$10</c:f>
              <c:numCache>
                <c:formatCode>"$"#,##0_);[Red]\("$"#,##0\)</c:formatCode>
                <c:ptCount val="3"/>
                <c:pt idx="0">
                  <c:v>80000</c:v>
                </c:pt>
                <c:pt idx="1">
                  <c:v>120000</c:v>
                </c:pt>
                <c:pt idx="2">
                  <c:v>150000</c:v>
                </c:pt>
              </c:numCache>
            </c:numRef>
          </c:val>
          <c:extLst>
            <c:ext xmlns:c16="http://schemas.microsoft.com/office/drawing/2014/chart" uri="{C3380CC4-5D6E-409C-BE32-E72D297353CC}">
              <c16:uniqueId val="{00000004-B40E-4C0D-9B60-E69CC5FDDD3C}"/>
            </c:ext>
          </c:extLst>
        </c:ser>
        <c:dLbls>
          <c:showLegendKey val="0"/>
          <c:showVal val="0"/>
          <c:showCatName val="0"/>
          <c:showSerName val="0"/>
          <c:showPercent val="0"/>
          <c:showBubbleSize val="0"/>
        </c:dLbls>
        <c:gapWidth val="219"/>
        <c:overlap val="-27"/>
        <c:axId val="1905466767"/>
        <c:axId val="1905465935"/>
      </c:barChart>
      <c:catAx>
        <c:axId val="1905466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905465935"/>
        <c:crosses val="autoZero"/>
        <c:auto val="1"/>
        <c:lblAlgn val="ctr"/>
        <c:lblOffset val="100"/>
        <c:noMultiLvlLbl val="0"/>
      </c:catAx>
      <c:valAx>
        <c:axId val="1905465935"/>
        <c:scaling>
          <c:orientation val="minMax"/>
        </c:scaling>
        <c:delete val="0"/>
        <c:axPos val="l"/>
        <c:majorGridlines>
          <c:spPr>
            <a:ln w="9525" cap="flat" cmpd="sng" algn="ctr">
              <a:solidFill>
                <a:schemeClr val="tx1">
                  <a:lumMod val="15000"/>
                  <a:lumOff val="85000"/>
                </a:schemeClr>
              </a:solidFill>
              <a:round/>
            </a:ln>
            <a:effectLst/>
          </c:spPr>
        </c:majorGridlines>
        <c:numFmt formatCode="&quot;$&quot;#,##0_);[Red]\(&quot;$&quot;#,##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9054667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lineChart>
        <c:grouping val="standard"/>
        <c:varyColors val="0"/>
        <c:ser>
          <c:idx val="0"/>
          <c:order val="0"/>
          <c:tx>
            <c:strRef>
              <c:f>Hoja1!$B$18</c:f>
              <c:strCache>
                <c:ptCount val="1"/>
                <c:pt idx="0">
                  <c:v>Precio promedio al consumidor ($/kg</c:v>
                </c:pt>
              </c:strCache>
            </c:strRef>
          </c:tx>
          <c:spPr>
            <a:ln w="28575" cap="rnd">
              <a:solidFill>
                <a:schemeClr val="accent1"/>
              </a:solidFill>
              <a:round/>
            </a:ln>
            <a:effectLst/>
          </c:spPr>
          <c:marker>
            <c:symbol val="none"/>
          </c:marker>
          <c:cat>
            <c:numRef>
              <c:f>Hoja1!$A$19:$A$25</c:f>
              <c:numCache>
                <c:formatCode>General</c:formatCode>
                <c:ptCount val="7"/>
                <c:pt idx="0">
                  <c:v>2020</c:v>
                </c:pt>
                <c:pt idx="1">
                  <c:v>2021</c:v>
                </c:pt>
                <c:pt idx="2">
                  <c:v>2022</c:v>
                </c:pt>
                <c:pt idx="3">
                  <c:v>2023</c:v>
                </c:pt>
                <c:pt idx="4">
                  <c:v>2024</c:v>
                </c:pt>
                <c:pt idx="5">
                  <c:v>2025</c:v>
                </c:pt>
                <c:pt idx="6">
                  <c:v>2026</c:v>
                </c:pt>
              </c:numCache>
            </c:numRef>
          </c:cat>
          <c:val>
            <c:numRef>
              <c:f>Hoja1!$B$19:$B$25</c:f>
              <c:numCache>
                <c:formatCode>"$"#,##0_);[Red]\("$"#,##0\)</c:formatCode>
                <c:ptCount val="7"/>
                <c:pt idx="0">
                  <c:v>16</c:v>
                </c:pt>
                <c:pt idx="1">
                  <c:v>18</c:v>
                </c:pt>
                <c:pt idx="2">
                  <c:v>20</c:v>
                </c:pt>
                <c:pt idx="3">
                  <c:v>18</c:v>
                </c:pt>
                <c:pt idx="4" formatCode="&quot;$&quot;#,##0.00_);[Red]\(&quot;$&quot;#,##0.00\)">
                  <c:v>39.520000000000003</c:v>
                </c:pt>
                <c:pt idx="5">
                  <c:v>25</c:v>
                </c:pt>
                <c:pt idx="6" formatCode="&quot;$&quot;#,##0.00_);[Red]\(&quot;$&quot;#,##0.00\)">
                  <c:v>55.5</c:v>
                </c:pt>
              </c:numCache>
            </c:numRef>
          </c:val>
          <c:smooth val="0"/>
          <c:extLst>
            <c:ext xmlns:c16="http://schemas.microsoft.com/office/drawing/2014/chart" uri="{C3380CC4-5D6E-409C-BE32-E72D297353CC}">
              <c16:uniqueId val="{00000000-5FDF-4614-BB39-5B5B81A8D408}"/>
            </c:ext>
          </c:extLst>
        </c:ser>
        <c:dLbls>
          <c:showLegendKey val="0"/>
          <c:showVal val="0"/>
          <c:showCatName val="0"/>
          <c:showSerName val="0"/>
          <c:showPercent val="0"/>
          <c:showBubbleSize val="0"/>
        </c:dLbls>
        <c:smooth val="0"/>
        <c:axId val="2021170735"/>
        <c:axId val="2021168655"/>
      </c:lineChart>
      <c:catAx>
        <c:axId val="20211707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021168655"/>
        <c:crosses val="autoZero"/>
        <c:auto val="1"/>
        <c:lblAlgn val="ctr"/>
        <c:lblOffset val="100"/>
        <c:noMultiLvlLbl val="0"/>
      </c:catAx>
      <c:valAx>
        <c:axId val="2021168655"/>
        <c:scaling>
          <c:orientation val="minMax"/>
        </c:scaling>
        <c:delete val="0"/>
        <c:axPos val="l"/>
        <c:majorGridlines>
          <c:spPr>
            <a:ln w="9525" cap="flat" cmpd="sng" algn="ctr">
              <a:solidFill>
                <a:schemeClr val="tx1">
                  <a:lumMod val="15000"/>
                  <a:lumOff val="85000"/>
                </a:schemeClr>
              </a:solidFill>
              <a:round/>
            </a:ln>
            <a:effectLst/>
          </c:spPr>
        </c:majorGridlines>
        <c:numFmt formatCode="&quot;$&quot;#,##0_);[Red]\(&quot;$&quot;#,##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02117073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50060-7254-4F9C-BD74-7E0EACE51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17</Pages>
  <Words>5261</Words>
  <Characters>29743</Characters>
  <Application>Microsoft Office Word</Application>
  <DocSecurity>0</DocSecurity>
  <Lines>722</Lines>
  <Paragraphs>336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Montes</dc:creator>
  <cp:keywords/>
  <dc:description/>
  <cp:lastModifiedBy>Victor Montes</cp:lastModifiedBy>
  <cp:revision>3</cp:revision>
  <cp:lastPrinted>2026-05-01T03:00:00Z</cp:lastPrinted>
  <dcterms:created xsi:type="dcterms:W3CDTF">2026-05-01T02:48:00Z</dcterms:created>
  <dcterms:modified xsi:type="dcterms:W3CDTF">2026-05-01T03:39:00Z</dcterms:modified>
</cp:coreProperties>
</file>